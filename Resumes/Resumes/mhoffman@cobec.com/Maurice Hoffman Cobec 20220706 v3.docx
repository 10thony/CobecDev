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EA73A1" w:rsidR="000B484C" w:rsidP="00CB0557" w:rsidRDefault="00033EC0" w14:paraId="00FD71A6" w14:textId="74B6A940">
      <w:pPr>
        <w:rPr>
          <w:rFonts w:ascii="Times New Roman" w:hAnsi="Times New Roman"/>
          <w:b/>
        </w:rPr>
      </w:pPr>
      <w:r>
        <w:rPr>
          <w:rFonts w:ascii="Times New Roman" w:hAnsi="Times New Roman"/>
          <w:b/>
        </w:rPr>
        <w:t>Maurice Hoffman</w:t>
      </w:r>
    </w:p>
    <w:p w:rsidR="00A945C0" w:rsidP="00CB0557" w:rsidRDefault="00033EC0" w14:paraId="3C4D7E81" w14:textId="2EC70A03">
      <w:pPr>
        <w:widowControl w:val="0"/>
        <w:rPr>
          <w:rFonts w:ascii="Times New Roman" w:hAnsi="Times New Roman"/>
        </w:rPr>
      </w:pPr>
      <w:r>
        <w:rPr>
          <w:rFonts w:ascii="Times New Roman" w:hAnsi="Times New Roman"/>
        </w:rPr>
        <w:t>MHoffman@cobec.com</w:t>
      </w:r>
    </w:p>
    <w:p w:rsidRPr="00EA73A1" w:rsidR="001E79DA" w:rsidP="00CB0557" w:rsidRDefault="00033EC0" w14:paraId="618E33B5" w14:textId="31C726AE">
      <w:pPr>
        <w:rPr>
          <w:rFonts w:ascii="Times New Roman" w:hAnsi="Times New Roman"/>
        </w:rPr>
      </w:pPr>
      <w:r>
        <w:rPr>
          <w:rFonts w:ascii="Times New Roman" w:hAnsi="Times New Roman"/>
        </w:rPr>
        <w:t>773-791-8702</w:t>
      </w:r>
    </w:p>
    <w:p w:rsidR="00A945C0" w:rsidP="00CB0557" w:rsidRDefault="00A945C0" w14:paraId="03FAF678" w14:textId="77777777">
      <w:pPr>
        <w:rPr>
          <w:rFonts w:ascii="Times New Roman" w:hAnsi="Times New Roman"/>
          <w:b/>
          <w:u w:val="single"/>
        </w:rPr>
      </w:pPr>
    </w:p>
    <w:p w:rsidR="000B4D19" w:rsidP="00CB0557" w:rsidRDefault="000B4D19" w14:paraId="3412D0C3" w14:textId="77777777">
      <w:pPr>
        <w:rPr>
          <w:rFonts w:ascii="Times New Roman" w:hAnsi="Times New Roman"/>
        </w:rPr>
      </w:pPr>
      <w:r>
        <w:rPr>
          <w:rFonts w:ascii="Times New Roman" w:hAnsi="Times New Roman"/>
          <w:b/>
        </w:rPr>
        <w:t>PROFESSIONAL SUMMARY</w:t>
      </w:r>
      <w:r>
        <w:rPr>
          <w:rFonts w:ascii="Times New Roman" w:hAnsi="Times New Roman"/>
        </w:rPr>
        <w:t>:</w:t>
      </w:r>
    </w:p>
    <w:p w:rsidRPr="00CF3DF4" w:rsidR="000B4D19" w:rsidP="00CB0557" w:rsidRDefault="00033EC0" w14:paraId="09854709" w14:textId="73F0DF76">
      <w:pPr>
        <w:rPr>
          <w:rFonts w:ascii="Times New Roman" w:hAnsi="Times New Roman"/>
          <w:highlight w:val="yellow"/>
        </w:rPr>
      </w:pPr>
      <w:r w:rsidRPr="00033EC0">
        <w:rPr>
          <w:rFonts w:ascii="Times New Roman" w:hAnsi="Times New Roman"/>
        </w:rPr>
        <w:t>Executive policy advisor to senior leaders within the federal government</w:t>
      </w:r>
      <w:r w:rsidR="000114D6">
        <w:rPr>
          <w:rFonts w:ascii="Times New Roman" w:hAnsi="Times New Roman"/>
        </w:rPr>
        <w:t xml:space="preserve"> with more than 12 years of management experience and over 20 years of air traffic control experience within a </w:t>
      </w:r>
      <w:r w:rsidR="00E329EB">
        <w:rPr>
          <w:rFonts w:ascii="Times New Roman" w:hAnsi="Times New Roman"/>
        </w:rPr>
        <w:t>30-year</w:t>
      </w:r>
      <w:r w:rsidR="000114D6">
        <w:rPr>
          <w:rFonts w:ascii="Times New Roman" w:hAnsi="Times New Roman"/>
        </w:rPr>
        <w:t xml:space="preserve"> Federal Aviation Administration career</w:t>
      </w:r>
      <w:r w:rsidR="00FC7846">
        <w:rPr>
          <w:rFonts w:ascii="Times New Roman" w:hAnsi="Times New Roman"/>
        </w:rPr>
        <w:t xml:space="preserve">. </w:t>
      </w:r>
      <w:r w:rsidRPr="00033EC0">
        <w:rPr>
          <w:rFonts w:ascii="Times New Roman" w:hAnsi="Times New Roman"/>
        </w:rPr>
        <w:t xml:space="preserve">Administer, direct, and coordinate programs and activities with senior-level decision makers and other internal and external stakeholders. Led organizations through organizational change by advancing programs and </w:t>
      </w:r>
      <w:r w:rsidRPr="00033EC0" w:rsidR="00E83EBD">
        <w:rPr>
          <w:rFonts w:ascii="Times New Roman" w:hAnsi="Times New Roman"/>
        </w:rPr>
        <w:t>initiatives and</w:t>
      </w:r>
      <w:r w:rsidRPr="00033EC0">
        <w:rPr>
          <w:rFonts w:ascii="Times New Roman" w:hAnsi="Times New Roman"/>
        </w:rPr>
        <w:t xml:space="preserve"> integrating them into the objectives and goals of the agency’s strategic plan, affecting national/ government-wide programs. </w:t>
      </w:r>
      <w:r w:rsidR="002E11F1">
        <w:rPr>
          <w:rFonts w:ascii="Times New Roman" w:hAnsi="Times New Roman"/>
        </w:rPr>
        <w:t xml:space="preserve">Developed white papers and led discussions to ensure stakeholder’s needs were considered in any safety planning or programs. </w:t>
      </w:r>
      <w:r w:rsidRPr="00DE2CB1" w:rsidR="002E11F1">
        <w:rPr>
          <w:rFonts w:ascii="Times New Roman" w:hAnsi="Times New Roman"/>
          <w:bCs/>
        </w:rPr>
        <w:t>Provided oversight on ATO Safety Top 5</w:t>
      </w:r>
      <w:r w:rsidR="00C24670">
        <w:rPr>
          <w:rFonts w:ascii="Times New Roman" w:hAnsi="Times New Roman"/>
          <w:bCs/>
        </w:rPr>
        <w:t>, Air Traffic Safety Action Program (ATSAP), and Runway Safety</w:t>
      </w:r>
      <w:r w:rsidRPr="00DE2CB1" w:rsidR="002E11F1">
        <w:rPr>
          <w:rFonts w:ascii="Times New Roman" w:hAnsi="Times New Roman"/>
          <w:bCs/>
        </w:rPr>
        <w:t xml:space="preserve"> activities</w:t>
      </w:r>
      <w:r w:rsidR="002E11F1">
        <w:rPr>
          <w:rFonts w:ascii="Times New Roman" w:hAnsi="Times New Roman"/>
          <w:bCs/>
        </w:rPr>
        <w:t>.</w:t>
      </w:r>
      <w:r w:rsidRPr="00033EC0" w:rsidR="002E11F1">
        <w:rPr>
          <w:rFonts w:ascii="Times New Roman" w:hAnsi="Times New Roman"/>
        </w:rPr>
        <w:t xml:space="preserve"> </w:t>
      </w:r>
      <w:r w:rsidRPr="00033EC0">
        <w:rPr>
          <w:rFonts w:ascii="Times New Roman" w:hAnsi="Times New Roman"/>
        </w:rPr>
        <w:t>Ability to coalesce varying viewpoints into workable solutions producing results that fill critical needs. Direct</w:t>
      </w:r>
      <w:r w:rsidR="00185DFB">
        <w:rPr>
          <w:rFonts w:ascii="Times New Roman" w:hAnsi="Times New Roman"/>
        </w:rPr>
        <w:t>ed</w:t>
      </w:r>
      <w:r w:rsidRPr="00033EC0">
        <w:rPr>
          <w:rFonts w:ascii="Times New Roman" w:hAnsi="Times New Roman"/>
        </w:rPr>
        <w:t xml:space="preserve"> and overs</w:t>
      </w:r>
      <w:r w:rsidR="00185DFB">
        <w:rPr>
          <w:rFonts w:ascii="Times New Roman" w:hAnsi="Times New Roman"/>
        </w:rPr>
        <w:t>aw</w:t>
      </w:r>
      <w:r w:rsidRPr="00033EC0">
        <w:rPr>
          <w:rFonts w:ascii="Times New Roman" w:hAnsi="Times New Roman"/>
        </w:rPr>
        <w:t xml:space="preserve"> personnel processes, leadership development, support air traffic operations, budget planning, and policy development in support of executive-level operations</w:t>
      </w:r>
      <w:r>
        <w:rPr>
          <w:rFonts w:ascii="Times New Roman" w:hAnsi="Times New Roman"/>
        </w:rPr>
        <w:t>.</w:t>
      </w:r>
    </w:p>
    <w:p w:rsidR="000B4D19" w:rsidP="00CB0557" w:rsidRDefault="000B4D19" w14:paraId="5D52299A" w14:textId="77777777">
      <w:pPr>
        <w:rPr>
          <w:rFonts w:ascii="Times New Roman" w:hAnsi="Times New Roman"/>
          <w:b/>
          <w:u w:val="single"/>
        </w:rPr>
      </w:pPr>
    </w:p>
    <w:p w:rsidR="00737EAE" w:rsidP="00CB0557" w:rsidRDefault="00D85084" w14:paraId="1113D754" w14:textId="498A1A1C">
      <w:pPr>
        <w:rPr>
          <w:rFonts w:ascii="Times New Roman" w:hAnsi="Times New Roman"/>
          <w:b/>
          <w:u w:val="single"/>
        </w:rPr>
      </w:pPr>
      <w:r>
        <w:rPr>
          <w:rFonts w:ascii="Times New Roman" w:hAnsi="Times New Roman"/>
          <w:b/>
          <w:u w:val="single"/>
        </w:rPr>
        <w:t>RELEVANT E</w:t>
      </w:r>
      <w:r w:rsidRPr="0076600D" w:rsidR="000B484C">
        <w:rPr>
          <w:rFonts w:ascii="Times New Roman" w:hAnsi="Times New Roman"/>
          <w:b/>
          <w:u w:val="single"/>
        </w:rPr>
        <w:t>XPERIENCE:</w:t>
      </w:r>
    </w:p>
    <w:p w:rsidR="00EA73A1" w:rsidP="00CB0557" w:rsidRDefault="00EA73A1" w14:paraId="39E8C9BC" w14:textId="77777777">
      <w:pPr>
        <w:rPr>
          <w:rFonts w:ascii="Times New Roman" w:hAnsi="Times New Roman"/>
          <w:b/>
          <w:iCs/>
        </w:rPr>
      </w:pPr>
    </w:p>
    <w:p w:rsidR="00EA73A1" w:rsidP="00CB0557" w:rsidRDefault="004E6CA3" w14:paraId="487A8230" w14:textId="70D0E6CB">
      <w:pPr>
        <w:rPr>
          <w:rFonts w:ascii="Times New Roman" w:hAnsi="Times New Roman"/>
          <w:b/>
          <w:iCs/>
        </w:rPr>
      </w:pPr>
      <w:r>
        <w:rPr>
          <w:rFonts w:ascii="Times New Roman" w:hAnsi="Times New Roman"/>
          <w:b/>
          <w:iCs/>
        </w:rPr>
        <w:t>Principal Consultant, Growth and Strategy</w:t>
      </w:r>
    </w:p>
    <w:p w:rsidR="00EA73A1" w:rsidP="00CB0557" w:rsidRDefault="00EA73A1" w14:paraId="68439783" w14:textId="2B6002C4">
      <w:pPr>
        <w:rPr>
          <w:rFonts w:ascii="Times New Roman" w:hAnsi="Times New Roman"/>
          <w:b/>
          <w:iCs/>
        </w:rPr>
      </w:pPr>
      <w:r>
        <w:rPr>
          <w:rFonts w:ascii="Times New Roman" w:hAnsi="Times New Roman"/>
          <w:b/>
          <w:iCs/>
        </w:rPr>
        <w:t xml:space="preserve">Cobec Consulting, Inc., </w:t>
      </w:r>
    </w:p>
    <w:p w:rsidRPr="00EA73A1" w:rsidR="00EA73A1" w:rsidP="00CB0557" w:rsidRDefault="004E6CA3" w14:paraId="1D56E46F" w14:textId="42DC0279">
      <w:pPr>
        <w:rPr>
          <w:rFonts w:ascii="Times New Roman" w:hAnsi="Times New Roman"/>
          <w:b/>
          <w:iCs/>
        </w:rPr>
      </w:pPr>
      <w:r>
        <w:rPr>
          <w:rFonts w:ascii="Times New Roman" w:hAnsi="Times New Roman"/>
          <w:b/>
          <w:iCs/>
        </w:rPr>
        <w:t>Apr 2020 to Present</w:t>
      </w:r>
    </w:p>
    <w:p w:rsidR="00E46BD9" w:rsidP="00CB0557" w:rsidRDefault="00E46BD9" w14:paraId="422493D4" w14:textId="77777777">
      <w:pPr>
        <w:rPr>
          <w:rFonts w:ascii="Times New Roman" w:hAnsi="Times New Roman"/>
          <w:b/>
          <w:i/>
        </w:rPr>
      </w:pPr>
    </w:p>
    <w:p w:rsidR="004E6CA3" w:rsidP="004E6CA3" w:rsidRDefault="000114D6" w14:paraId="2FAA4696" w14:textId="0CEDE8AA">
      <w:pPr>
        <w:tabs>
          <w:tab w:val="right" w:pos="9540"/>
        </w:tabs>
        <w:rPr>
          <w:rFonts w:ascii="Times New Roman" w:hAnsi="Times New Roman"/>
          <w:bCs/>
        </w:rPr>
      </w:pPr>
      <w:r>
        <w:rPr>
          <w:rFonts w:ascii="Times New Roman" w:hAnsi="Times New Roman"/>
          <w:bCs/>
        </w:rPr>
        <w:t>Cobec’s lead for s</w:t>
      </w:r>
      <w:r w:rsidRPr="00767888" w:rsidR="00767888">
        <w:rPr>
          <w:rFonts w:ascii="Times New Roman" w:hAnsi="Times New Roman"/>
          <w:bCs/>
        </w:rPr>
        <w:t>upport to the Administrators Flight Plan 21, Safety Culture initiative through strategy development, presentation development, and document creation and review.</w:t>
      </w:r>
      <w:r w:rsidR="00767888">
        <w:rPr>
          <w:rFonts w:ascii="Times New Roman" w:hAnsi="Times New Roman"/>
          <w:bCs/>
        </w:rPr>
        <w:t xml:space="preserve"> </w:t>
      </w:r>
      <w:r w:rsidRPr="004E6CA3" w:rsidR="004E6CA3">
        <w:rPr>
          <w:rFonts w:ascii="Times New Roman" w:hAnsi="Times New Roman"/>
          <w:bCs/>
        </w:rPr>
        <w:t>Appl</w:t>
      </w:r>
      <w:r w:rsidR="00767888">
        <w:rPr>
          <w:rFonts w:ascii="Times New Roman" w:hAnsi="Times New Roman"/>
          <w:bCs/>
        </w:rPr>
        <w:t>ied</w:t>
      </w:r>
      <w:r w:rsidRPr="004E6CA3" w:rsidR="004E6CA3">
        <w:rPr>
          <w:rFonts w:ascii="Times New Roman" w:hAnsi="Times New Roman"/>
          <w:bCs/>
        </w:rPr>
        <w:t xml:space="preserve"> aviation operational technical expertise and executive level experience in pursuit, development, and support of strategic initiatives for government and private industry. </w:t>
      </w:r>
    </w:p>
    <w:p w:rsidR="004E6CA3" w:rsidP="004E6CA3" w:rsidRDefault="004E6CA3" w14:paraId="5007C270" w14:textId="77777777">
      <w:pPr>
        <w:tabs>
          <w:tab w:val="right" w:pos="9540"/>
        </w:tabs>
        <w:rPr>
          <w:rFonts w:ascii="Times New Roman" w:hAnsi="Times New Roman"/>
          <w:bCs/>
        </w:rPr>
      </w:pPr>
    </w:p>
    <w:p w:rsidRPr="004E6CA3" w:rsidR="004E6CA3" w:rsidP="004E6CA3" w:rsidRDefault="004E6CA3" w14:paraId="5278664C" w14:textId="0FC3A890">
      <w:pPr>
        <w:rPr>
          <w:rFonts w:ascii="Times New Roman" w:hAnsi="Times New Roman"/>
          <w:b/>
          <w:iCs/>
        </w:rPr>
      </w:pPr>
      <w:r w:rsidRPr="004E6CA3">
        <w:rPr>
          <w:rFonts w:ascii="Times New Roman" w:hAnsi="Times New Roman"/>
          <w:b/>
          <w:iCs/>
        </w:rPr>
        <w:t>Director of Policy/Airspace Services, Mission Support Services</w:t>
      </w:r>
      <w:r w:rsidRPr="004E6CA3">
        <w:rPr>
          <w:rFonts w:ascii="Times New Roman" w:hAnsi="Times New Roman"/>
          <w:b/>
          <w:iCs/>
        </w:rPr>
        <w:tab/>
      </w:r>
    </w:p>
    <w:p w:rsidRPr="004E6CA3" w:rsidR="004E6CA3" w:rsidP="004E6CA3" w:rsidRDefault="004E6CA3" w14:paraId="494389CA" w14:textId="77777777">
      <w:pPr>
        <w:rPr>
          <w:rFonts w:ascii="Times New Roman" w:hAnsi="Times New Roman"/>
          <w:b/>
          <w:iCs/>
        </w:rPr>
      </w:pPr>
      <w:r w:rsidRPr="004E6CA3">
        <w:rPr>
          <w:rFonts w:ascii="Times New Roman" w:hAnsi="Times New Roman"/>
          <w:b/>
          <w:iCs/>
        </w:rPr>
        <w:t>Air Traffic Organization (ATO)</w:t>
      </w:r>
      <w:r w:rsidRPr="004E6CA3">
        <w:rPr>
          <w:rFonts w:ascii="Times New Roman" w:hAnsi="Times New Roman"/>
          <w:b/>
          <w:iCs/>
        </w:rPr>
        <w:tab/>
      </w:r>
    </w:p>
    <w:p w:rsidRPr="004E6CA3" w:rsidR="004E6CA3" w:rsidP="004E6CA3" w:rsidRDefault="004E6CA3" w14:paraId="3F09E4D2" w14:textId="77777777">
      <w:pPr>
        <w:rPr>
          <w:rFonts w:ascii="Times New Roman" w:hAnsi="Times New Roman"/>
          <w:b/>
          <w:iCs/>
        </w:rPr>
      </w:pPr>
      <w:r w:rsidRPr="004E6CA3">
        <w:rPr>
          <w:rFonts w:ascii="Times New Roman" w:hAnsi="Times New Roman"/>
          <w:b/>
          <w:iCs/>
        </w:rPr>
        <w:t>Federal Aviation Administration (FAA)</w:t>
      </w:r>
    </w:p>
    <w:p w:rsidRPr="00EA73A1" w:rsidR="004E6CA3" w:rsidP="004E6CA3" w:rsidRDefault="004E6CA3" w14:paraId="38985D93" w14:textId="759B0D90">
      <w:pPr>
        <w:rPr>
          <w:rFonts w:ascii="Times New Roman" w:hAnsi="Times New Roman"/>
          <w:b/>
          <w:iCs/>
        </w:rPr>
      </w:pPr>
      <w:r>
        <w:rPr>
          <w:rFonts w:ascii="Times New Roman" w:hAnsi="Times New Roman"/>
          <w:b/>
          <w:iCs/>
        </w:rPr>
        <w:t>Oct 201</w:t>
      </w:r>
      <w:r w:rsidR="00442D7E">
        <w:rPr>
          <w:rFonts w:ascii="Times New Roman" w:hAnsi="Times New Roman"/>
          <w:b/>
          <w:iCs/>
        </w:rPr>
        <w:t>7</w:t>
      </w:r>
      <w:r>
        <w:rPr>
          <w:rFonts w:ascii="Times New Roman" w:hAnsi="Times New Roman"/>
          <w:b/>
          <w:iCs/>
        </w:rPr>
        <w:t xml:space="preserve"> to Jan 2020</w:t>
      </w:r>
    </w:p>
    <w:p w:rsidR="004E6CA3" w:rsidP="004E6CA3" w:rsidRDefault="004E6CA3" w14:paraId="484AAF90" w14:textId="77777777">
      <w:pPr>
        <w:rPr>
          <w:rFonts w:ascii="Times New Roman" w:hAnsi="Times New Roman"/>
          <w:b/>
          <w:i/>
        </w:rPr>
      </w:pPr>
    </w:p>
    <w:p w:rsidR="004E6CA3" w:rsidP="004E6CA3" w:rsidRDefault="004E6CA3" w14:paraId="1FC18A11" w14:textId="3D9BF374">
      <w:pPr>
        <w:tabs>
          <w:tab w:val="right" w:pos="9540"/>
        </w:tabs>
        <w:rPr>
          <w:rFonts w:ascii="Times New Roman" w:hAnsi="Times New Roman"/>
          <w:bCs/>
          <w:lang w:val="en"/>
        </w:rPr>
      </w:pPr>
      <w:r w:rsidRPr="004E6CA3">
        <w:rPr>
          <w:rFonts w:ascii="Times New Roman" w:hAnsi="Times New Roman"/>
          <w:bCs/>
          <w:lang w:val="en"/>
        </w:rPr>
        <w:t>Provides executive leadership in development of regulatory policy and provides air traffic control (ATC) procedural support to users throughout the National Airspace System (NAS). This includes providing guidance on matters involving ATC standards and procedures and creating rules, policies, and standards for the use of navigable airspace</w:t>
      </w:r>
      <w:r w:rsidRPr="004E6CA3">
        <w:rPr>
          <w:rFonts w:ascii="Times New Roman" w:hAnsi="Times New Roman"/>
          <w:bCs/>
        </w:rPr>
        <w:t xml:space="preserve">, </w:t>
      </w:r>
      <w:r w:rsidRPr="004E6CA3">
        <w:rPr>
          <w:rFonts w:ascii="Times New Roman" w:hAnsi="Times New Roman"/>
          <w:bCs/>
          <w:lang w:val="en"/>
        </w:rPr>
        <w:t>unmanned aircraft systems (UAS), and environmental/community engagement policy related to airspace actions. Execution results in issuance of new or revised air traffic orders, notices, procedural waivers/interpretations, and letters of authorizations/exemptions.</w:t>
      </w:r>
    </w:p>
    <w:p w:rsidR="004E6CA3" w:rsidP="004E6CA3" w:rsidRDefault="004E6CA3" w14:paraId="4875B54F" w14:textId="77777777">
      <w:pPr>
        <w:tabs>
          <w:tab w:val="right" w:pos="9540"/>
        </w:tabs>
        <w:rPr>
          <w:rFonts w:ascii="Times New Roman" w:hAnsi="Times New Roman"/>
          <w:bCs/>
          <w:lang w:val="en"/>
        </w:rPr>
      </w:pPr>
    </w:p>
    <w:p w:rsidRPr="004E6CA3" w:rsidR="004E6CA3" w:rsidP="004E6CA3" w:rsidRDefault="004E6CA3" w14:paraId="796C6BCF" w14:textId="032856F0">
      <w:pPr>
        <w:pStyle w:val="ListParagraph"/>
        <w:numPr>
          <w:ilvl w:val="0"/>
          <w:numId w:val="26"/>
        </w:numPr>
        <w:tabs>
          <w:tab w:val="right" w:pos="9540"/>
        </w:tabs>
        <w:rPr>
          <w:rFonts w:ascii="Times New Roman" w:hAnsi="Times New Roman"/>
          <w:bCs/>
        </w:rPr>
      </w:pPr>
      <w:r w:rsidRPr="004E6CA3">
        <w:rPr>
          <w:rFonts w:ascii="Times New Roman" w:hAnsi="Times New Roman"/>
          <w:bCs/>
        </w:rPr>
        <w:t xml:space="preserve">Established a Partnership for Safety Plan (PSP) with American Tower, whose portfolio includes 41,000 wireless and broadcast communications properties. As the first ATO-led </w:t>
      </w:r>
      <w:r w:rsidRPr="004E6CA3">
        <w:rPr>
          <w:rFonts w:ascii="Times New Roman" w:hAnsi="Times New Roman"/>
          <w:bCs/>
        </w:rPr>
        <w:t xml:space="preserve">PSP, it will yield operational data to help ATO data-driven policy development concerning use of UAS to inspect vertical infrastructure (towers, antennas, buildings) in controlled airspace. </w:t>
      </w:r>
    </w:p>
    <w:p w:rsidRPr="004E6CA3" w:rsidR="004E6CA3" w:rsidP="004E6CA3" w:rsidRDefault="004E6CA3" w14:paraId="4F70EEE4" w14:textId="0BB42BE0">
      <w:pPr>
        <w:pStyle w:val="ListParagraph"/>
        <w:numPr>
          <w:ilvl w:val="0"/>
          <w:numId w:val="26"/>
        </w:numPr>
        <w:tabs>
          <w:tab w:val="right" w:pos="9540"/>
        </w:tabs>
        <w:rPr>
          <w:rFonts w:ascii="Times New Roman" w:hAnsi="Times New Roman"/>
          <w:bCs/>
        </w:rPr>
      </w:pPr>
      <w:r w:rsidRPr="004E6CA3">
        <w:rPr>
          <w:rFonts w:ascii="Times New Roman" w:hAnsi="Times New Roman"/>
          <w:bCs/>
        </w:rPr>
        <w:t xml:space="preserve">Provided leadership on delivery of </w:t>
      </w:r>
      <w:r w:rsidRPr="004E6CA3" w:rsidR="00FC7846">
        <w:rPr>
          <w:rFonts w:ascii="Times New Roman" w:hAnsi="Times New Roman"/>
          <w:bCs/>
        </w:rPr>
        <w:t>twenty-one</w:t>
      </w:r>
      <w:r w:rsidRPr="004E6CA3">
        <w:rPr>
          <w:rFonts w:ascii="Times New Roman" w:hAnsi="Times New Roman"/>
          <w:bCs/>
        </w:rPr>
        <w:t xml:space="preserve"> agency NextGen Priority – Northeast Corridor commitments, which includes mitigations that address adverse weather, de-conflicting arrivals into the New York area, improving arrival and departure throughput, easing congestion points, and addressing community noise.</w:t>
      </w:r>
    </w:p>
    <w:p w:rsidR="004E6CA3" w:rsidP="004E6CA3" w:rsidRDefault="004E6CA3" w14:paraId="11A949D9" w14:textId="2682BFB5">
      <w:pPr>
        <w:tabs>
          <w:tab w:val="right" w:pos="9540"/>
        </w:tabs>
        <w:rPr>
          <w:rFonts w:ascii="Times New Roman" w:hAnsi="Times New Roman"/>
          <w:bCs/>
        </w:rPr>
      </w:pPr>
    </w:p>
    <w:p w:rsidRPr="00DE2CB1" w:rsidR="00DE2CB1" w:rsidP="00DE2CB1" w:rsidRDefault="00DE2CB1" w14:paraId="3475DADD" w14:textId="77777777">
      <w:pPr>
        <w:rPr>
          <w:rFonts w:ascii="Times New Roman" w:hAnsi="Times New Roman"/>
          <w:b/>
          <w:iCs/>
        </w:rPr>
      </w:pPr>
      <w:r w:rsidRPr="00DE2CB1">
        <w:rPr>
          <w:rFonts w:ascii="Times New Roman" w:hAnsi="Times New Roman"/>
          <w:b/>
          <w:iCs/>
        </w:rPr>
        <w:t xml:space="preserve">Director (Acting), Western Service Center, Mission Support Services </w:t>
      </w:r>
    </w:p>
    <w:p w:rsidRPr="00DE2CB1" w:rsidR="00DE2CB1" w:rsidP="00DE2CB1" w:rsidRDefault="00DE2CB1" w14:paraId="240F3652" w14:textId="3ED0674E">
      <w:pPr>
        <w:rPr>
          <w:rFonts w:ascii="Times New Roman" w:hAnsi="Times New Roman"/>
          <w:b/>
          <w:iCs/>
        </w:rPr>
      </w:pPr>
      <w:r w:rsidRPr="00DE2CB1">
        <w:rPr>
          <w:rFonts w:ascii="Times New Roman" w:hAnsi="Times New Roman"/>
          <w:b/>
          <w:iCs/>
        </w:rPr>
        <w:t>Air Traffic Organization</w:t>
      </w:r>
      <w:r w:rsidR="00185DFB">
        <w:rPr>
          <w:rFonts w:ascii="Times New Roman" w:hAnsi="Times New Roman"/>
          <w:b/>
          <w:iCs/>
        </w:rPr>
        <w:t xml:space="preserve"> (ATO)</w:t>
      </w:r>
      <w:r w:rsidRPr="00DE2CB1">
        <w:rPr>
          <w:rFonts w:ascii="Times New Roman" w:hAnsi="Times New Roman"/>
          <w:b/>
          <w:iCs/>
        </w:rPr>
        <w:tab/>
      </w:r>
    </w:p>
    <w:p w:rsidRPr="004E6CA3" w:rsidR="00DE2CB1" w:rsidP="00DE2CB1" w:rsidRDefault="00DE2CB1" w14:paraId="1D7A2E40" w14:textId="7E294A21">
      <w:pPr>
        <w:rPr>
          <w:rFonts w:ascii="Times New Roman" w:hAnsi="Times New Roman"/>
          <w:b/>
          <w:iCs/>
        </w:rPr>
      </w:pPr>
      <w:r w:rsidRPr="00DE2CB1">
        <w:rPr>
          <w:rFonts w:ascii="Times New Roman" w:hAnsi="Times New Roman"/>
          <w:b/>
          <w:iCs/>
        </w:rPr>
        <w:t xml:space="preserve">Federal Aviation Administration </w:t>
      </w:r>
      <w:r w:rsidRPr="004E6CA3">
        <w:rPr>
          <w:rFonts w:ascii="Times New Roman" w:hAnsi="Times New Roman"/>
          <w:b/>
          <w:iCs/>
        </w:rPr>
        <w:t>(FAA)</w:t>
      </w:r>
    </w:p>
    <w:p w:rsidRPr="00EA73A1" w:rsidR="00DE2CB1" w:rsidP="00DE2CB1" w:rsidRDefault="00DE2CB1" w14:paraId="734D0F09" w14:textId="12B6330E">
      <w:pPr>
        <w:rPr>
          <w:rFonts w:ascii="Times New Roman" w:hAnsi="Times New Roman"/>
          <w:b/>
          <w:iCs/>
        </w:rPr>
      </w:pPr>
      <w:r>
        <w:rPr>
          <w:rFonts w:ascii="Times New Roman" w:hAnsi="Times New Roman"/>
          <w:b/>
          <w:iCs/>
        </w:rPr>
        <w:t>Jul 2017 to Oct 2017</w:t>
      </w:r>
    </w:p>
    <w:p w:rsidR="00DE2CB1" w:rsidP="00DE2CB1" w:rsidRDefault="00DE2CB1" w14:paraId="6E46B88A" w14:textId="77777777">
      <w:pPr>
        <w:rPr>
          <w:rFonts w:ascii="Times New Roman" w:hAnsi="Times New Roman"/>
          <w:b/>
          <w:i/>
        </w:rPr>
      </w:pPr>
    </w:p>
    <w:p w:rsidRPr="00DE2CB1" w:rsidR="004E6CA3" w:rsidP="004E6CA3" w:rsidRDefault="00DE2CB1" w14:paraId="01014D3D" w14:textId="400B38A2">
      <w:pPr>
        <w:tabs>
          <w:tab w:val="right" w:pos="9540"/>
        </w:tabs>
        <w:rPr>
          <w:rFonts w:ascii="Times New Roman" w:hAnsi="Times New Roman"/>
          <w:bCs/>
          <w:lang w:val="en"/>
        </w:rPr>
      </w:pPr>
      <w:r w:rsidRPr="00DE2CB1">
        <w:rPr>
          <w:rFonts w:ascii="Times New Roman" w:hAnsi="Times New Roman"/>
          <w:bCs/>
        </w:rPr>
        <w:t xml:space="preserve">Provided executive leadership and direction to a large and </w:t>
      </w:r>
      <w:r w:rsidRPr="00DE2CB1" w:rsidR="00FC7846">
        <w:rPr>
          <w:rFonts w:ascii="Times New Roman" w:hAnsi="Times New Roman"/>
          <w:bCs/>
        </w:rPr>
        <w:t>complex</w:t>
      </w:r>
      <w:r w:rsidRPr="00DE2CB1">
        <w:rPr>
          <w:rFonts w:ascii="Times New Roman" w:hAnsi="Times New Roman"/>
          <w:bCs/>
        </w:rPr>
        <w:t xml:space="preserve"> organization (275+ professionals). Oversaw operations that are critical to the safe and efficient operation of the NAS. Ensured efficient and effective support to national air traffic and technical operations regarding airspace and procedures, quality assurance, equipment installation, hiring, and training. Responsible for interaction with other ATO service units and FAA lines of business on operational support issues within the region</w:t>
      </w:r>
      <w:r w:rsidRPr="004E6CA3">
        <w:rPr>
          <w:rFonts w:ascii="Times New Roman" w:hAnsi="Times New Roman"/>
          <w:bCs/>
          <w:lang w:val="en"/>
        </w:rPr>
        <w:t>.</w:t>
      </w:r>
    </w:p>
    <w:p w:rsidR="004E6CA3" w:rsidP="004E6CA3" w:rsidRDefault="004E6CA3" w14:paraId="6047ACA2" w14:textId="38B69C81">
      <w:pPr>
        <w:tabs>
          <w:tab w:val="right" w:pos="9540"/>
        </w:tabs>
        <w:rPr>
          <w:rFonts w:ascii="Times New Roman" w:hAnsi="Times New Roman"/>
          <w:bCs/>
        </w:rPr>
      </w:pPr>
    </w:p>
    <w:p w:rsidRPr="00DE2CB1" w:rsidR="00DE2CB1" w:rsidP="00DE2CB1" w:rsidRDefault="00DE2CB1" w14:paraId="43154F6D" w14:textId="65D513DC">
      <w:pPr>
        <w:rPr>
          <w:rFonts w:ascii="Times New Roman" w:hAnsi="Times New Roman"/>
          <w:b/>
          <w:iCs/>
        </w:rPr>
      </w:pPr>
      <w:r w:rsidRPr="00DE2CB1">
        <w:rPr>
          <w:rFonts w:ascii="Times New Roman" w:hAnsi="Times New Roman"/>
          <w:b/>
          <w:iCs/>
        </w:rPr>
        <w:t>Deputy Director, Air Traffic Procedures, Mission Support Services</w:t>
      </w:r>
      <w:r w:rsidRPr="00DE2CB1">
        <w:rPr>
          <w:rFonts w:ascii="Times New Roman" w:hAnsi="Times New Roman"/>
          <w:b/>
          <w:iCs/>
        </w:rPr>
        <w:tab/>
      </w:r>
    </w:p>
    <w:p w:rsidRPr="00DE2CB1" w:rsidR="00DE2CB1" w:rsidP="00DE2CB1" w:rsidRDefault="00DE2CB1" w14:paraId="21CB33D8" w14:textId="21AC1934">
      <w:pPr>
        <w:rPr>
          <w:rFonts w:ascii="Times New Roman" w:hAnsi="Times New Roman"/>
          <w:b/>
          <w:iCs/>
        </w:rPr>
      </w:pPr>
      <w:r w:rsidRPr="00DE2CB1">
        <w:rPr>
          <w:rFonts w:ascii="Times New Roman" w:hAnsi="Times New Roman"/>
          <w:b/>
          <w:iCs/>
        </w:rPr>
        <w:t>Air Traffic Organization</w:t>
      </w:r>
      <w:r w:rsidR="00185DFB">
        <w:rPr>
          <w:rFonts w:ascii="Times New Roman" w:hAnsi="Times New Roman"/>
          <w:b/>
          <w:iCs/>
        </w:rPr>
        <w:t xml:space="preserve"> (ATO)</w:t>
      </w:r>
      <w:r w:rsidRPr="00DE2CB1">
        <w:rPr>
          <w:rFonts w:ascii="Times New Roman" w:hAnsi="Times New Roman"/>
          <w:b/>
          <w:iCs/>
        </w:rPr>
        <w:tab/>
      </w:r>
      <w:r w:rsidRPr="00DE2CB1">
        <w:rPr>
          <w:rFonts w:ascii="Times New Roman" w:hAnsi="Times New Roman"/>
          <w:b/>
          <w:iCs/>
        </w:rPr>
        <w:t xml:space="preserve"> </w:t>
      </w:r>
    </w:p>
    <w:p w:rsidRPr="004E6CA3" w:rsidR="00DE2CB1" w:rsidP="00DE2CB1" w:rsidRDefault="00DE2CB1" w14:paraId="24FC1825" w14:textId="3C833055">
      <w:pPr>
        <w:rPr>
          <w:rFonts w:ascii="Times New Roman" w:hAnsi="Times New Roman"/>
          <w:b/>
          <w:iCs/>
        </w:rPr>
      </w:pPr>
      <w:r w:rsidRPr="00DE2CB1">
        <w:rPr>
          <w:rFonts w:ascii="Times New Roman" w:hAnsi="Times New Roman"/>
          <w:b/>
          <w:iCs/>
        </w:rPr>
        <w:t xml:space="preserve">Federal Aviation Administration </w:t>
      </w:r>
      <w:r w:rsidRPr="004E6CA3">
        <w:rPr>
          <w:rFonts w:ascii="Times New Roman" w:hAnsi="Times New Roman"/>
          <w:b/>
          <w:iCs/>
        </w:rPr>
        <w:t>(FAA)</w:t>
      </w:r>
    </w:p>
    <w:p w:rsidRPr="00EA73A1" w:rsidR="00DE2CB1" w:rsidP="00DE2CB1" w:rsidRDefault="00DE2CB1" w14:paraId="763717CF" w14:textId="4D8797BD">
      <w:pPr>
        <w:rPr>
          <w:rFonts w:ascii="Times New Roman" w:hAnsi="Times New Roman"/>
          <w:b/>
          <w:iCs/>
        </w:rPr>
      </w:pPr>
      <w:r>
        <w:rPr>
          <w:rFonts w:ascii="Times New Roman" w:hAnsi="Times New Roman"/>
          <w:b/>
          <w:iCs/>
        </w:rPr>
        <w:t>Feb 2014 to Jul 2017</w:t>
      </w:r>
    </w:p>
    <w:p w:rsidR="00DE2CB1" w:rsidP="00DE2CB1" w:rsidRDefault="00DE2CB1" w14:paraId="3A994E45" w14:textId="77777777">
      <w:pPr>
        <w:rPr>
          <w:rFonts w:ascii="Times New Roman" w:hAnsi="Times New Roman"/>
          <w:b/>
          <w:i/>
        </w:rPr>
      </w:pPr>
    </w:p>
    <w:p w:rsidR="00DE2CB1" w:rsidP="00DE2CB1" w:rsidRDefault="00DE2CB1" w14:paraId="265C8077" w14:textId="6A7192DD">
      <w:pPr>
        <w:tabs>
          <w:tab w:val="right" w:pos="9540"/>
        </w:tabs>
        <w:rPr>
          <w:rFonts w:ascii="Times New Roman" w:hAnsi="Times New Roman"/>
          <w:bCs/>
          <w:lang w:val="en"/>
        </w:rPr>
      </w:pPr>
      <w:r w:rsidRPr="00DE2CB1">
        <w:rPr>
          <w:rFonts w:ascii="Times New Roman" w:hAnsi="Times New Roman"/>
          <w:bCs/>
        </w:rPr>
        <w:t xml:space="preserve">Provided executive direction and leadership to an organization tasked </w:t>
      </w:r>
      <w:r w:rsidRPr="00DE2CB1" w:rsidR="00FC7846">
        <w:rPr>
          <w:rFonts w:ascii="Times New Roman" w:hAnsi="Times New Roman"/>
          <w:bCs/>
        </w:rPr>
        <w:t>with</w:t>
      </w:r>
      <w:r w:rsidRPr="00DE2CB1">
        <w:rPr>
          <w:rFonts w:ascii="Times New Roman" w:hAnsi="Times New Roman"/>
          <w:bCs/>
        </w:rPr>
        <w:t xml:space="preserve"> dissemination of air traffic control procedures and phraseology; daily and future enroute/oceanic capabilities and operations; and directing the development of air traffic procedures, notices/general notices (GENOTs), waivers, and interpretations</w:t>
      </w:r>
      <w:r w:rsidRPr="004E6CA3">
        <w:rPr>
          <w:rFonts w:ascii="Times New Roman" w:hAnsi="Times New Roman"/>
          <w:bCs/>
          <w:lang w:val="en"/>
        </w:rPr>
        <w:t>.</w:t>
      </w:r>
    </w:p>
    <w:p w:rsidR="00DE2CB1" w:rsidP="00DE2CB1" w:rsidRDefault="00DE2CB1" w14:paraId="45B90F13" w14:textId="77777777">
      <w:pPr>
        <w:tabs>
          <w:tab w:val="right" w:pos="9540"/>
        </w:tabs>
        <w:rPr>
          <w:rFonts w:ascii="Times New Roman" w:hAnsi="Times New Roman"/>
          <w:bCs/>
          <w:lang w:val="en"/>
        </w:rPr>
      </w:pPr>
    </w:p>
    <w:p w:rsidRPr="00DE2CB1" w:rsidR="00DE2CB1" w:rsidP="00DE2CB1" w:rsidRDefault="00DE2CB1" w14:paraId="5F8106A2" w14:textId="119A37B9">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Utilizing knowledge of NAS equipment and procedures, and/or dialogue with specialists and managers, provided signature authority (final on behalf of the Director on occasion) on all air traffic procedural changes, waivers, interpretations, briefing items, Safety Management System (SMS) documentation, memos, and all other correspondence produced or reviewed by the directorate. Provided input into Standard Operating Procedure enhancements. Hosted </w:t>
      </w:r>
      <w:r w:rsidR="00AB57D6">
        <w:rPr>
          <w:rFonts w:ascii="Times New Roman" w:hAnsi="Times New Roman"/>
          <w:bCs/>
        </w:rPr>
        <w:t>two</w:t>
      </w:r>
      <w:r w:rsidRPr="00DE2CB1">
        <w:rPr>
          <w:rFonts w:ascii="Times New Roman" w:hAnsi="Times New Roman"/>
          <w:bCs/>
        </w:rPr>
        <w:t xml:space="preserve"> Air Traffic Procedures Summits designed to provide customers with insights and the opportunity to provide feedback to improve our efficiency. Led collaborative efforts with organizations communicating all these processes (internal ATO organizations that make requests or affect document changes, external stakeholders like the OIG or customers such as members of Airlines for America).</w:t>
      </w:r>
    </w:p>
    <w:p w:rsidRPr="00DE2CB1" w:rsidR="00DE2CB1" w:rsidP="00DE2CB1" w:rsidRDefault="00DE2CB1" w14:paraId="36BA38F3" w14:textId="771399CC">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Held responsibility for interactions with labor partners (National Air Traffic Controllers Association &amp; American Federal, State, County &amp; Municipal Employees), including the </w:t>
      </w:r>
      <w:r w:rsidRPr="00DE2CB1">
        <w:rPr>
          <w:rFonts w:ascii="Times New Roman" w:hAnsi="Times New Roman"/>
          <w:bCs/>
        </w:rPr>
        <w:t>National Safety Representative, and operational program representatives (WAKE Turbulence, Time Based Flow Management &amp; Performance Based Navigation).</w:t>
      </w:r>
    </w:p>
    <w:p w:rsidRPr="00DE2CB1" w:rsidR="00DE2CB1" w:rsidP="00DE2CB1" w:rsidRDefault="00DE2CB1" w14:paraId="074C8032" w14:textId="7B89EE34">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Provided oversight on directorate hiring and personnel resources. </w:t>
      </w:r>
      <w:r w:rsidRPr="00DE2CB1" w:rsidR="00AB57D6">
        <w:rPr>
          <w:rFonts w:ascii="Times New Roman" w:hAnsi="Times New Roman"/>
          <w:bCs/>
        </w:rPr>
        <w:t>Additionally,</w:t>
      </w:r>
      <w:r w:rsidRPr="00DE2CB1">
        <w:rPr>
          <w:rFonts w:ascii="Times New Roman" w:hAnsi="Times New Roman"/>
          <w:bCs/>
        </w:rPr>
        <w:t xml:space="preserve"> was responsible for directorate budget requests, which included analysis of current and projected requirements, and monitoring of contract spend rates.</w:t>
      </w:r>
    </w:p>
    <w:p w:rsidRPr="00DE2CB1" w:rsidR="00DE2CB1" w:rsidP="00DE2CB1" w:rsidRDefault="00DE2CB1" w14:paraId="264BF283" w14:textId="632359F7">
      <w:pPr>
        <w:pStyle w:val="ListParagraph"/>
        <w:numPr>
          <w:ilvl w:val="0"/>
          <w:numId w:val="26"/>
        </w:numPr>
        <w:tabs>
          <w:tab w:val="right" w:pos="9540"/>
        </w:tabs>
        <w:rPr>
          <w:rFonts w:ascii="Times New Roman" w:hAnsi="Times New Roman"/>
          <w:bCs/>
        </w:rPr>
      </w:pPr>
      <w:bookmarkStart w:name="_Hlk107572557" w:id="0"/>
      <w:r w:rsidRPr="00DE2CB1">
        <w:rPr>
          <w:rFonts w:ascii="Times New Roman" w:hAnsi="Times New Roman"/>
          <w:bCs/>
        </w:rPr>
        <w:t xml:space="preserve">Provided </w:t>
      </w:r>
      <w:r w:rsidRPr="00DE2CB1" w:rsidR="00FC7846">
        <w:rPr>
          <w:rFonts w:ascii="Times New Roman" w:hAnsi="Times New Roman"/>
          <w:bCs/>
        </w:rPr>
        <w:t>second</w:t>
      </w:r>
      <w:r w:rsidRPr="00DE2CB1">
        <w:rPr>
          <w:rFonts w:ascii="Times New Roman" w:hAnsi="Times New Roman"/>
          <w:bCs/>
        </w:rPr>
        <w:t xml:space="preserve"> level oversight on ATO Safety Top 5 activities</w:t>
      </w:r>
      <w:bookmarkEnd w:id="0"/>
      <w:r w:rsidRPr="00DE2CB1">
        <w:rPr>
          <w:rFonts w:ascii="Times New Roman" w:hAnsi="Times New Roman"/>
          <w:bCs/>
        </w:rPr>
        <w:t>, FAA Order 7110.65, Air Traffic Control, rewrite activities, and other procedural focused workgroups requiring Air Traffic Procedures (ATP) participation. Found mitigating solutions to promote collaborative efforts with other organizations when not solved at the group manager level. Ensured support for 30+ webinars on weather and Instrument Flight Rule/Visual Flight Rule issues through vetting questions submitted to our office from Air Traffic Services. Facilitated meetings on topics resulting in FAA Order change proposal agreements on Class G Airspace (definition), management of operational distractions, and Runway Surface Memory Aids.</w:t>
      </w:r>
    </w:p>
    <w:p w:rsidR="00DE2CB1" w:rsidP="00DE2CB1" w:rsidRDefault="00DE2CB1" w14:paraId="54F62CB1" w14:textId="299B3F81">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Directed the activities of the </w:t>
      </w:r>
      <w:r w:rsidRPr="00DE2CB1" w:rsidR="00FC7846">
        <w:rPr>
          <w:rFonts w:ascii="Times New Roman" w:hAnsi="Times New Roman"/>
          <w:bCs/>
        </w:rPr>
        <w:t>Time-Based</w:t>
      </w:r>
      <w:r w:rsidRPr="00DE2CB1">
        <w:rPr>
          <w:rFonts w:ascii="Times New Roman" w:hAnsi="Times New Roman"/>
          <w:bCs/>
        </w:rPr>
        <w:t xml:space="preserve"> Flow Management (TBFM) team formed to assess current tool usage and provide recommendations to promote greater efficiencies and more widespread usage. The team provided the report in 2 months, with recommendations 2 months later. The recommendations were adopted by the directorate and executed by the ATP Future Procedures group as an action plan</w:t>
      </w:r>
      <w:r w:rsidRPr="004E6CA3">
        <w:rPr>
          <w:rFonts w:ascii="Times New Roman" w:hAnsi="Times New Roman"/>
          <w:bCs/>
        </w:rPr>
        <w:t>.</w:t>
      </w:r>
    </w:p>
    <w:p w:rsidRPr="004E6CA3" w:rsidR="00DE2CB1" w:rsidP="00DE2CB1" w:rsidRDefault="00DE2CB1" w14:paraId="471DA0BD" w14:textId="23F3AD48">
      <w:pPr>
        <w:pStyle w:val="ListParagraph"/>
        <w:numPr>
          <w:ilvl w:val="0"/>
          <w:numId w:val="26"/>
        </w:numPr>
        <w:tabs>
          <w:tab w:val="right" w:pos="9540"/>
        </w:tabs>
        <w:rPr>
          <w:rFonts w:ascii="Times New Roman" w:hAnsi="Times New Roman"/>
          <w:bCs/>
        </w:rPr>
      </w:pPr>
      <w:r w:rsidRPr="00DE2CB1">
        <w:rPr>
          <w:rFonts w:ascii="Times New Roman" w:hAnsi="Times New Roman"/>
          <w:bCs/>
        </w:rPr>
        <w:t xml:space="preserve">Served as a member of the Operations Review Board (ORB) providing prioritization and balancing recommendations of a $7.4B budget supporting 152 ATO programs (FY'17 </w:t>
      </w:r>
      <w:r w:rsidR="00AB57D6">
        <w:rPr>
          <w:rFonts w:ascii="Times New Roman" w:hAnsi="Times New Roman"/>
          <w:bCs/>
        </w:rPr>
        <w:t>and</w:t>
      </w:r>
      <w:r w:rsidRPr="00DE2CB1">
        <w:rPr>
          <w:rFonts w:ascii="Times New Roman" w:hAnsi="Times New Roman"/>
          <w:bCs/>
        </w:rPr>
        <w:t xml:space="preserve"> FY'18). Additionally, within Mission Support Services, provided planning and informational support for directorate presentations to the ORB, with lessons learned briefed to the leadership team</w:t>
      </w:r>
      <w:r w:rsidR="00AB57D6">
        <w:rPr>
          <w:rFonts w:ascii="Times New Roman" w:hAnsi="Times New Roman"/>
          <w:bCs/>
        </w:rPr>
        <w:t>.</w:t>
      </w:r>
    </w:p>
    <w:p w:rsidR="004E6CA3" w:rsidP="004E6CA3" w:rsidRDefault="004E6CA3" w14:paraId="7CEFFF7E" w14:textId="44E11C82">
      <w:pPr>
        <w:tabs>
          <w:tab w:val="right" w:pos="9540"/>
        </w:tabs>
        <w:rPr>
          <w:rFonts w:ascii="Times New Roman" w:hAnsi="Times New Roman"/>
          <w:bCs/>
        </w:rPr>
      </w:pPr>
    </w:p>
    <w:p w:rsidRPr="00CF3DF4" w:rsidR="00CF3DF4" w:rsidP="00CF3DF4" w:rsidRDefault="00CF3DF4" w14:paraId="01E7939E" w14:textId="5B891DC2">
      <w:pPr>
        <w:rPr>
          <w:rFonts w:ascii="Times New Roman" w:hAnsi="Times New Roman"/>
          <w:b/>
          <w:iCs/>
        </w:rPr>
      </w:pPr>
      <w:r w:rsidRPr="00CF3DF4">
        <w:rPr>
          <w:rFonts w:ascii="Times New Roman" w:hAnsi="Times New Roman"/>
          <w:b/>
          <w:iCs/>
        </w:rPr>
        <w:t>Technical Advisor, Office of the Chief of Staff</w:t>
      </w:r>
      <w:r w:rsidRPr="00CF3DF4">
        <w:rPr>
          <w:rFonts w:ascii="Times New Roman" w:hAnsi="Times New Roman"/>
          <w:b/>
          <w:iCs/>
        </w:rPr>
        <w:tab/>
      </w:r>
    </w:p>
    <w:p w:rsidRPr="00CF3DF4" w:rsidR="00CF3DF4" w:rsidP="00CF3DF4" w:rsidRDefault="00CF3DF4" w14:paraId="00F32E92" w14:textId="61654980">
      <w:pPr>
        <w:rPr>
          <w:rFonts w:ascii="Times New Roman" w:hAnsi="Times New Roman"/>
          <w:b/>
          <w:iCs/>
        </w:rPr>
      </w:pPr>
      <w:r w:rsidRPr="00CF3DF4">
        <w:rPr>
          <w:rFonts w:ascii="Times New Roman" w:hAnsi="Times New Roman"/>
          <w:b/>
          <w:iCs/>
        </w:rPr>
        <w:t>Air Traffic Organization</w:t>
      </w:r>
      <w:r w:rsidR="00185DFB">
        <w:rPr>
          <w:rFonts w:ascii="Times New Roman" w:hAnsi="Times New Roman"/>
          <w:b/>
          <w:iCs/>
        </w:rPr>
        <w:t xml:space="preserve"> (ATO)</w:t>
      </w:r>
    </w:p>
    <w:p w:rsidRPr="004E6CA3" w:rsidR="00DE2CB1" w:rsidP="00CF3DF4" w:rsidRDefault="00CF3DF4" w14:paraId="216ECA44" w14:textId="32A75A77">
      <w:pPr>
        <w:rPr>
          <w:rFonts w:ascii="Times New Roman" w:hAnsi="Times New Roman"/>
          <w:b/>
          <w:iCs/>
        </w:rPr>
      </w:pPr>
      <w:r w:rsidRPr="00CF3DF4">
        <w:rPr>
          <w:rFonts w:ascii="Times New Roman" w:hAnsi="Times New Roman"/>
          <w:b/>
          <w:iCs/>
        </w:rPr>
        <w:t xml:space="preserve">Federal Aviation Administration </w:t>
      </w:r>
      <w:r w:rsidRPr="004E6CA3" w:rsidR="00DE2CB1">
        <w:rPr>
          <w:rFonts w:ascii="Times New Roman" w:hAnsi="Times New Roman"/>
          <w:b/>
          <w:iCs/>
        </w:rPr>
        <w:t>(FAA)</w:t>
      </w:r>
    </w:p>
    <w:p w:rsidRPr="00EA73A1" w:rsidR="00DE2CB1" w:rsidP="00DE2CB1" w:rsidRDefault="00CF3DF4" w14:paraId="325245F5" w14:textId="680D2674">
      <w:pPr>
        <w:rPr>
          <w:rFonts w:ascii="Times New Roman" w:hAnsi="Times New Roman"/>
          <w:b/>
          <w:iCs/>
        </w:rPr>
      </w:pPr>
      <w:r>
        <w:rPr>
          <w:rFonts w:ascii="Times New Roman" w:hAnsi="Times New Roman"/>
          <w:b/>
          <w:iCs/>
        </w:rPr>
        <w:t>Dec 2012 to Feb 2014</w:t>
      </w:r>
    </w:p>
    <w:p w:rsidR="00DE2CB1" w:rsidP="00DE2CB1" w:rsidRDefault="00DE2CB1" w14:paraId="195284C6" w14:textId="77777777">
      <w:pPr>
        <w:rPr>
          <w:rFonts w:ascii="Times New Roman" w:hAnsi="Times New Roman"/>
          <w:b/>
          <w:i/>
        </w:rPr>
      </w:pPr>
    </w:p>
    <w:p w:rsidR="00DE2CB1" w:rsidP="00DE2CB1" w:rsidRDefault="00CF3DF4" w14:paraId="0DBC5F53" w14:textId="50528FBE">
      <w:pPr>
        <w:tabs>
          <w:tab w:val="right" w:pos="9540"/>
        </w:tabs>
        <w:rPr>
          <w:rFonts w:ascii="Times New Roman" w:hAnsi="Times New Roman"/>
          <w:bCs/>
          <w:lang w:val="en"/>
        </w:rPr>
      </w:pPr>
      <w:r w:rsidRPr="00CF3DF4">
        <w:rPr>
          <w:rFonts w:ascii="Times New Roman" w:hAnsi="Times New Roman"/>
          <w:bCs/>
        </w:rPr>
        <w:t>Supported the Chief of Staff of the Air Traffic Organization. Working closely with the Chief Operating Officer (COO), Deputy COO, and Vice Presidents of the ATO service units, provided input and perspective on business acumen and issues as appropriate and upon request based on operational, LMR, and HQ procedural experience. En route and terminal orders, notices, and procedures were analyzed and/or discussed with the COO to provide both background and clarity for decision-making purposes. Daily operational events in terminal and enroute airspace resulting in reportable events defined by Quality Assurance/Control orders were reviewed with the COO. Equipment issues involving terminal and enroute facilities were part of discussions to inform decisions about right sizing the National Airspace System. Assisted in coordination/development of briefing papers used by the COO, DCOO, and Chief of Staff. Duties also included coordination of information requested for congressional inquiries, analysis of waivers to support facility staffing needs, calendar and time maintenance, travel planning, LDR approval, and ad hoc requests originating from executive leadership and the Chief of Staff team</w:t>
      </w:r>
      <w:r w:rsidRPr="004E6CA3" w:rsidR="00DE2CB1">
        <w:rPr>
          <w:rFonts w:ascii="Times New Roman" w:hAnsi="Times New Roman"/>
          <w:bCs/>
          <w:lang w:val="en"/>
        </w:rPr>
        <w:t>.</w:t>
      </w:r>
    </w:p>
    <w:p w:rsidR="00DE2CB1" w:rsidP="004E6CA3" w:rsidRDefault="00DE2CB1" w14:paraId="5EA18E72" w14:textId="76E2828D">
      <w:pPr>
        <w:tabs>
          <w:tab w:val="right" w:pos="9540"/>
        </w:tabs>
        <w:rPr>
          <w:rFonts w:ascii="Times New Roman" w:hAnsi="Times New Roman"/>
          <w:bCs/>
        </w:rPr>
      </w:pPr>
    </w:p>
    <w:p w:rsidRPr="00DF205E" w:rsidR="00DF205E" w:rsidP="00DF205E" w:rsidRDefault="00DF205E" w14:paraId="358AFD51" w14:textId="150F0B57">
      <w:pPr>
        <w:rPr>
          <w:rFonts w:ascii="Times New Roman" w:hAnsi="Times New Roman"/>
          <w:b/>
          <w:iCs/>
        </w:rPr>
      </w:pPr>
      <w:r w:rsidRPr="00DF205E">
        <w:rPr>
          <w:rFonts w:ascii="Times New Roman" w:hAnsi="Times New Roman"/>
          <w:b/>
          <w:iCs/>
        </w:rPr>
        <w:t xml:space="preserve">Supervisor, Safety and Operations Support, En Route </w:t>
      </w:r>
      <w:r w:rsidRPr="00DF205E">
        <w:rPr>
          <w:rFonts w:ascii="Times New Roman" w:hAnsi="Times New Roman"/>
          <w:b/>
          <w:iCs/>
        </w:rPr>
        <w:tab/>
      </w:r>
    </w:p>
    <w:p w:rsidRPr="00DF205E" w:rsidR="00DF205E" w:rsidP="00DF205E" w:rsidRDefault="00DF205E" w14:paraId="11B9BADA" w14:textId="427F270D">
      <w:pPr>
        <w:rPr>
          <w:rFonts w:ascii="Times New Roman" w:hAnsi="Times New Roman"/>
          <w:b/>
          <w:iCs/>
        </w:rPr>
      </w:pPr>
      <w:r w:rsidRPr="00DF205E">
        <w:rPr>
          <w:rFonts w:ascii="Times New Roman" w:hAnsi="Times New Roman"/>
          <w:b/>
          <w:iCs/>
        </w:rPr>
        <w:t>Air Traffic Organization</w:t>
      </w:r>
      <w:r w:rsidR="00185DFB">
        <w:rPr>
          <w:rFonts w:ascii="Times New Roman" w:hAnsi="Times New Roman"/>
          <w:b/>
          <w:iCs/>
        </w:rPr>
        <w:t xml:space="preserve"> (ATO)</w:t>
      </w:r>
    </w:p>
    <w:p w:rsidRPr="004E6CA3" w:rsidR="00DE2CB1" w:rsidP="00DF205E" w:rsidRDefault="00DF205E" w14:paraId="72291A68" w14:textId="09B17A82">
      <w:pPr>
        <w:rPr>
          <w:rFonts w:ascii="Times New Roman" w:hAnsi="Times New Roman"/>
          <w:b/>
          <w:iCs/>
        </w:rPr>
      </w:pPr>
      <w:r w:rsidRPr="00DF205E">
        <w:rPr>
          <w:rFonts w:ascii="Times New Roman" w:hAnsi="Times New Roman"/>
          <w:b/>
          <w:iCs/>
        </w:rPr>
        <w:t xml:space="preserve">Federal Aviation Administration </w:t>
      </w:r>
      <w:r w:rsidRPr="004E6CA3" w:rsidR="00DE2CB1">
        <w:rPr>
          <w:rFonts w:ascii="Times New Roman" w:hAnsi="Times New Roman"/>
          <w:b/>
          <w:iCs/>
        </w:rPr>
        <w:t>(FAA)</w:t>
      </w:r>
    </w:p>
    <w:p w:rsidRPr="00EA73A1" w:rsidR="00DE2CB1" w:rsidP="00DE2CB1" w:rsidRDefault="00DF205E" w14:paraId="2DE705F6" w14:textId="155C6804">
      <w:pPr>
        <w:rPr>
          <w:rFonts w:ascii="Times New Roman" w:hAnsi="Times New Roman"/>
          <w:b/>
          <w:iCs/>
        </w:rPr>
      </w:pPr>
      <w:r>
        <w:rPr>
          <w:rFonts w:ascii="Times New Roman" w:hAnsi="Times New Roman"/>
          <w:b/>
          <w:iCs/>
        </w:rPr>
        <w:t>Sep 2011 to Dec 2012</w:t>
      </w:r>
    </w:p>
    <w:p w:rsidR="00DE2CB1" w:rsidP="00DE2CB1" w:rsidRDefault="00DE2CB1" w14:paraId="12DC83B7" w14:textId="77777777">
      <w:pPr>
        <w:rPr>
          <w:rFonts w:ascii="Times New Roman" w:hAnsi="Times New Roman"/>
          <w:b/>
          <w:i/>
        </w:rPr>
      </w:pPr>
    </w:p>
    <w:p w:rsidRPr="00553733" w:rsidR="00DE2CB1" w:rsidP="004E6CA3" w:rsidRDefault="00553733" w14:paraId="6AB764F0" w14:textId="64EC84BD">
      <w:pPr>
        <w:tabs>
          <w:tab w:val="right" w:pos="9540"/>
        </w:tabs>
        <w:rPr>
          <w:rFonts w:ascii="Times New Roman" w:hAnsi="Times New Roman"/>
          <w:bCs/>
          <w:lang w:val="en"/>
        </w:rPr>
      </w:pPr>
      <w:r w:rsidRPr="00553733">
        <w:rPr>
          <w:rFonts w:ascii="Times New Roman" w:hAnsi="Times New Roman"/>
          <w:bCs/>
        </w:rPr>
        <w:t xml:space="preserve">Led </w:t>
      </w:r>
      <w:r>
        <w:rPr>
          <w:rFonts w:ascii="Times New Roman" w:hAnsi="Times New Roman"/>
          <w:bCs/>
        </w:rPr>
        <w:t>five</w:t>
      </w:r>
      <w:r w:rsidRPr="00553733">
        <w:rPr>
          <w:rFonts w:ascii="Times New Roman" w:hAnsi="Times New Roman"/>
          <w:bCs/>
        </w:rPr>
        <w:t xml:space="preserve"> specialists utilizing knowledge of the NAS, operational policies, and management perspective to analyze, review and coordinate airspace, procedures and operational needs and requirements. Leveraged information analysis at a national perspective and level, as well as consultation with individual Service Center and facility employees. Collaboration with NATCA was required, as well as other headquarter organizations. This group was also the focal for traffic management initiative issues that rose to a national level. I managed the performance of team members resulting in work products on TMA, the NY/NJ/PHL airspace redesign initiative impacting both terminal and enroute airspace, Corrective Action Request plans from the Air Traffic Safety Action Program (ATSAP), and subject matter expertise on SRM processes when requested. Document Change Proposals on enroute and terminal procedures were reviewed for accuracy and impact while in this role. One of two managers that provided oversight on process improvement involving pre departure clearances in terminal and enroute facility automation</w:t>
      </w:r>
      <w:r w:rsidRPr="004E6CA3" w:rsidR="00DE2CB1">
        <w:rPr>
          <w:rFonts w:ascii="Times New Roman" w:hAnsi="Times New Roman"/>
          <w:bCs/>
          <w:lang w:val="en"/>
        </w:rPr>
        <w:t>.</w:t>
      </w:r>
    </w:p>
    <w:p w:rsidR="00CB0557" w:rsidP="00CB0557" w:rsidRDefault="00CB0557" w14:paraId="3DD21BBB" w14:textId="4C9A5AD4">
      <w:pPr>
        <w:rPr>
          <w:rFonts w:ascii="Times New Roman" w:hAnsi="Times New Roman"/>
          <w:b/>
          <w:u w:val="single"/>
        </w:rPr>
      </w:pPr>
    </w:p>
    <w:p w:rsidRPr="00553733" w:rsidR="00553733" w:rsidP="00553733" w:rsidRDefault="00553733" w14:paraId="01DD6330" w14:textId="541CC863">
      <w:pPr>
        <w:rPr>
          <w:rFonts w:ascii="Times New Roman" w:hAnsi="Times New Roman"/>
          <w:b/>
          <w:iCs/>
        </w:rPr>
      </w:pPr>
      <w:r w:rsidRPr="00553733">
        <w:rPr>
          <w:rFonts w:ascii="Times New Roman" w:hAnsi="Times New Roman"/>
          <w:b/>
          <w:iCs/>
        </w:rPr>
        <w:t xml:space="preserve">Air Traffic Control Specialist, Safety and Operations Support, En Route </w:t>
      </w:r>
      <w:r w:rsidRPr="00553733">
        <w:rPr>
          <w:rFonts w:ascii="Times New Roman" w:hAnsi="Times New Roman"/>
          <w:b/>
          <w:iCs/>
        </w:rPr>
        <w:tab/>
      </w:r>
      <w:r w:rsidRPr="00553733">
        <w:rPr>
          <w:rFonts w:ascii="Times New Roman" w:hAnsi="Times New Roman"/>
          <w:b/>
          <w:iCs/>
        </w:rPr>
        <w:t xml:space="preserve"> </w:t>
      </w:r>
    </w:p>
    <w:p w:rsidRPr="00553733" w:rsidR="00553733" w:rsidP="00553733" w:rsidRDefault="00553733" w14:paraId="2B22D212" w14:textId="6E15B506">
      <w:pPr>
        <w:rPr>
          <w:rFonts w:ascii="Times New Roman" w:hAnsi="Times New Roman"/>
          <w:b/>
          <w:iCs/>
        </w:rPr>
      </w:pPr>
      <w:r w:rsidRPr="00553733">
        <w:rPr>
          <w:rFonts w:ascii="Times New Roman" w:hAnsi="Times New Roman"/>
          <w:b/>
          <w:iCs/>
        </w:rPr>
        <w:t>Air Traffic Organization</w:t>
      </w:r>
      <w:r w:rsidR="00185DFB">
        <w:rPr>
          <w:rFonts w:ascii="Times New Roman" w:hAnsi="Times New Roman"/>
          <w:b/>
          <w:iCs/>
        </w:rPr>
        <w:t xml:space="preserve"> (ATO)</w:t>
      </w:r>
    </w:p>
    <w:p w:rsidRPr="004E6CA3" w:rsidR="00DE2CB1" w:rsidP="00553733" w:rsidRDefault="00553733" w14:paraId="0B3DDF7E" w14:textId="7F65DEDB">
      <w:pPr>
        <w:rPr>
          <w:rFonts w:ascii="Times New Roman" w:hAnsi="Times New Roman"/>
          <w:b/>
          <w:iCs/>
        </w:rPr>
      </w:pPr>
      <w:r w:rsidRPr="00553733">
        <w:rPr>
          <w:rFonts w:ascii="Times New Roman" w:hAnsi="Times New Roman"/>
          <w:b/>
          <w:iCs/>
        </w:rPr>
        <w:t xml:space="preserve">Federal Aviation Administration </w:t>
      </w:r>
      <w:r w:rsidRPr="004E6CA3" w:rsidR="00DE2CB1">
        <w:rPr>
          <w:rFonts w:ascii="Times New Roman" w:hAnsi="Times New Roman"/>
          <w:b/>
          <w:iCs/>
        </w:rPr>
        <w:t>(FAA)</w:t>
      </w:r>
    </w:p>
    <w:p w:rsidRPr="00EA73A1" w:rsidR="00DE2CB1" w:rsidP="00DE2CB1" w:rsidRDefault="00553733" w14:paraId="5FB3AC1B" w14:textId="6E4B26CF">
      <w:pPr>
        <w:rPr>
          <w:rFonts w:ascii="Times New Roman" w:hAnsi="Times New Roman"/>
          <w:b/>
          <w:iCs/>
        </w:rPr>
      </w:pPr>
      <w:r>
        <w:rPr>
          <w:rFonts w:ascii="Times New Roman" w:hAnsi="Times New Roman"/>
          <w:b/>
          <w:iCs/>
        </w:rPr>
        <w:t>Jan 2011 to Sep 2011</w:t>
      </w:r>
    </w:p>
    <w:p w:rsidR="00DE2CB1" w:rsidP="00DE2CB1" w:rsidRDefault="00DE2CB1" w14:paraId="0ADE5EA7" w14:textId="77777777">
      <w:pPr>
        <w:rPr>
          <w:rFonts w:ascii="Times New Roman" w:hAnsi="Times New Roman"/>
          <w:b/>
          <w:i/>
        </w:rPr>
      </w:pPr>
    </w:p>
    <w:p w:rsidRPr="00553733" w:rsidR="00DE2CB1" w:rsidP="00553733" w:rsidRDefault="00553733" w14:paraId="589B4BC2" w14:textId="1248E587">
      <w:pPr>
        <w:tabs>
          <w:tab w:val="right" w:pos="9540"/>
        </w:tabs>
        <w:rPr>
          <w:rFonts w:ascii="Times New Roman" w:hAnsi="Times New Roman"/>
          <w:bCs/>
          <w:lang w:val="en"/>
        </w:rPr>
      </w:pPr>
      <w:r w:rsidRPr="00553733">
        <w:rPr>
          <w:rFonts w:ascii="Times New Roman" w:hAnsi="Times New Roman"/>
          <w:bCs/>
        </w:rPr>
        <w:t xml:space="preserve">Utilized knowledge of the National Airspace System (NAS), operational policies, and an experienced management perspective to analyze, review and coordinate procedures, and operational needs and requirements. Analyzed reports for discrepancies, potential problems &amp; and trends, and collaborated across organizations in development and support of solutions. Worked with operational service units, facilities, and the user community to understand their concerns an ensured they were addressed in concept development and validation activities. Produced interpretations for FAA Order 7110.65 </w:t>
      </w:r>
      <w:r w:rsidRPr="00553733" w:rsidR="00FC7846">
        <w:rPr>
          <w:rFonts w:ascii="Times New Roman" w:hAnsi="Times New Roman"/>
          <w:bCs/>
        </w:rPr>
        <w:t>language and</w:t>
      </w:r>
      <w:r w:rsidRPr="00553733">
        <w:rPr>
          <w:rFonts w:ascii="Times New Roman" w:hAnsi="Times New Roman"/>
          <w:bCs/>
        </w:rPr>
        <w:t xml:space="preserve"> wrote and/or reviewed FAA Order changes via Document Change Proposals or notices (</w:t>
      </w:r>
      <w:r w:rsidRPr="00553733" w:rsidR="00FC7846">
        <w:rPr>
          <w:rFonts w:ascii="Times New Roman" w:hAnsi="Times New Roman"/>
          <w:bCs/>
        </w:rPr>
        <w:t>i.e.,</w:t>
      </w:r>
      <w:r w:rsidRPr="00553733">
        <w:rPr>
          <w:rFonts w:ascii="Times New Roman" w:hAnsi="Times New Roman"/>
          <w:bCs/>
        </w:rPr>
        <w:t xml:space="preserve"> TMU Currency requirements in the FAA Order 7110.65 &amp; FAA Order 7210.3, Facility Operation and Administration: 2011 midnight operations: and POTUS flight monitoring) which had impact on both terminal and enroute procedures and facilities. Supported a change in the workflow to enhance the SRM process for En Route Automation Modernization enhancements. </w:t>
      </w:r>
      <w:r w:rsidRPr="00553733" w:rsidR="00FC7846">
        <w:rPr>
          <w:rFonts w:ascii="Times New Roman" w:hAnsi="Times New Roman"/>
          <w:bCs/>
        </w:rPr>
        <w:t>Functioned as</w:t>
      </w:r>
      <w:r w:rsidRPr="00553733">
        <w:rPr>
          <w:rFonts w:ascii="Times New Roman" w:hAnsi="Times New Roman"/>
          <w:bCs/>
        </w:rPr>
        <w:t xml:space="preserve"> directorate liaison for Systems Operations issues, attending monthly National Customer Forums that included airline representatives and aviation organizations</w:t>
      </w:r>
      <w:r w:rsidRPr="004E6CA3" w:rsidR="00DE2CB1">
        <w:rPr>
          <w:rFonts w:ascii="Times New Roman" w:hAnsi="Times New Roman"/>
          <w:bCs/>
          <w:lang w:val="en"/>
        </w:rPr>
        <w:t>.</w:t>
      </w:r>
    </w:p>
    <w:p w:rsidR="00DE2CB1" w:rsidP="00CB0557" w:rsidRDefault="00DE2CB1" w14:paraId="62299742" w14:textId="709C9A16">
      <w:pPr>
        <w:rPr>
          <w:rFonts w:ascii="Times New Roman" w:hAnsi="Times New Roman"/>
          <w:b/>
          <w:u w:val="single"/>
        </w:rPr>
      </w:pPr>
    </w:p>
    <w:p w:rsidRPr="00C607A2" w:rsidR="00C607A2" w:rsidP="00C607A2" w:rsidRDefault="00C607A2" w14:paraId="3A16F1C2" w14:textId="29991CCE">
      <w:pPr>
        <w:rPr>
          <w:rFonts w:ascii="Times New Roman" w:hAnsi="Times New Roman"/>
          <w:b/>
          <w:iCs/>
        </w:rPr>
      </w:pPr>
      <w:r w:rsidRPr="00C607A2">
        <w:rPr>
          <w:rFonts w:ascii="Times New Roman" w:hAnsi="Times New Roman"/>
          <w:b/>
          <w:iCs/>
        </w:rPr>
        <w:t>Executive Technical Representative, Management Services</w:t>
      </w:r>
    </w:p>
    <w:p w:rsidRPr="00C607A2" w:rsidR="00C607A2" w:rsidP="00C607A2" w:rsidRDefault="00C607A2" w14:paraId="0BEA5A02" w14:textId="6E78C5B0">
      <w:pPr>
        <w:rPr>
          <w:rFonts w:ascii="Times New Roman" w:hAnsi="Times New Roman"/>
          <w:b/>
          <w:iCs/>
        </w:rPr>
      </w:pPr>
      <w:r w:rsidRPr="00C607A2">
        <w:rPr>
          <w:rFonts w:ascii="Times New Roman" w:hAnsi="Times New Roman"/>
          <w:b/>
          <w:iCs/>
        </w:rPr>
        <w:t>Air Traffic Organization</w:t>
      </w:r>
      <w:r w:rsidR="00185DFB">
        <w:rPr>
          <w:rFonts w:ascii="Times New Roman" w:hAnsi="Times New Roman"/>
          <w:b/>
          <w:iCs/>
        </w:rPr>
        <w:t xml:space="preserve"> (ATO)</w:t>
      </w:r>
    </w:p>
    <w:p w:rsidRPr="004E6CA3" w:rsidR="00C607A2" w:rsidP="00C607A2" w:rsidRDefault="00C607A2" w14:paraId="549C35B8" w14:textId="0B72B299">
      <w:pPr>
        <w:rPr>
          <w:rFonts w:ascii="Times New Roman" w:hAnsi="Times New Roman"/>
          <w:b/>
          <w:iCs/>
        </w:rPr>
      </w:pPr>
      <w:r w:rsidRPr="00C607A2">
        <w:rPr>
          <w:rFonts w:ascii="Times New Roman" w:hAnsi="Times New Roman"/>
          <w:b/>
          <w:iCs/>
        </w:rPr>
        <w:t>Federal Aviation Administration</w:t>
      </w:r>
      <w:r>
        <w:rPr>
          <w:rFonts w:ascii="Times New Roman" w:hAnsi="Times New Roman"/>
          <w:b/>
          <w:iCs/>
        </w:rPr>
        <w:t xml:space="preserve"> </w:t>
      </w:r>
      <w:r w:rsidRPr="004E6CA3">
        <w:rPr>
          <w:rFonts w:ascii="Times New Roman" w:hAnsi="Times New Roman"/>
          <w:b/>
          <w:iCs/>
        </w:rPr>
        <w:t>(FAA)</w:t>
      </w:r>
    </w:p>
    <w:p w:rsidRPr="00EA73A1" w:rsidR="00C607A2" w:rsidP="00C607A2" w:rsidRDefault="00C607A2" w14:paraId="07C5B4CE" w14:textId="68A4BA3A">
      <w:pPr>
        <w:rPr>
          <w:rFonts w:ascii="Times New Roman" w:hAnsi="Times New Roman"/>
          <w:b/>
          <w:iCs/>
        </w:rPr>
      </w:pPr>
      <w:r>
        <w:rPr>
          <w:rFonts w:ascii="Times New Roman" w:hAnsi="Times New Roman"/>
          <w:b/>
          <w:iCs/>
        </w:rPr>
        <w:t>May 2009 to Jan 2011</w:t>
      </w:r>
    </w:p>
    <w:p w:rsidR="00C607A2" w:rsidP="00C607A2" w:rsidRDefault="00C607A2" w14:paraId="46B5F7F6" w14:textId="77777777">
      <w:pPr>
        <w:rPr>
          <w:rFonts w:ascii="Times New Roman" w:hAnsi="Times New Roman"/>
          <w:b/>
          <w:i/>
        </w:rPr>
      </w:pPr>
    </w:p>
    <w:p w:rsidRPr="00C607A2" w:rsidR="00DE2CB1" w:rsidP="00C607A2" w:rsidRDefault="00C607A2" w14:paraId="42D03966" w14:textId="0B6D8EA0">
      <w:pPr>
        <w:tabs>
          <w:tab w:val="right" w:pos="9540"/>
        </w:tabs>
        <w:rPr>
          <w:rFonts w:ascii="Times New Roman" w:hAnsi="Times New Roman"/>
          <w:bCs/>
          <w:lang w:val="en"/>
        </w:rPr>
      </w:pPr>
      <w:r w:rsidRPr="00C607A2">
        <w:rPr>
          <w:rFonts w:ascii="Times New Roman" w:hAnsi="Times New Roman"/>
          <w:bCs/>
        </w:rPr>
        <w:t>Interacted as a liaison at the Regional/Service Area level between the ATO Service Units, Human Resources, Civil Rights, Office of the Chief Counsel, Medical, Security, and labor</w:t>
      </w:r>
      <w:r w:rsidRPr="00C607A2" w:rsidR="00FC7846">
        <w:rPr>
          <w:rFonts w:ascii="Times New Roman" w:hAnsi="Times New Roman"/>
          <w:bCs/>
        </w:rPr>
        <w:t xml:space="preserve">. </w:t>
      </w:r>
      <w:r w:rsidR="00447BEC">
        <w:rPr>
          <w:rFonts w:ascii="Times New Roman" w:hAnsi="Times New Roman"/>
          <w:bCs/>
        </w:rPr>
        <w:t>P</w:t>
      </w:r>
      <w:r w:rsidRPr="00C607A2">
        <w:rPr>
          <w:rFonts w:ascii="Times New Roman" w:hAnsi="Times New Roman"/>
          <w:bCs/>
        </w:rPr>
        <w:t xml:space="preserve">rovided information for and participated in LMR arbitrations. Took part in conduct and discipline discussions with HR Labor Relations providing field perspective. Working with the </w:t>
      </w:r>
      <w:r w:rsidR="00447BEC">
        <w:rPr>
          <w:rFonts w:ascii="Times New Roman" w:hAnsi="Times New Roman"/>
          <w:bCs/>
        </w:rPr>
        <w:t>three</w:t>
      </w:r>
      <w:r w:rsidRPr="00C607A2">
        <w:rPr>
          <w:rFonts w:ascii="Times New Roman" w:hAnsi="Times New Roman"/>
          <w:bCs/>
        </w:rPr>
        <w:t xml:space="preserve"> regions in the Eastern Service Area resulted in consistency across the Service Area, making for a stronger agency position if issues were elevated. Consulted with the Director of Operations about interpretation and impact of contract language to strategize facility actions, achieving consistency of application and anticipating labor responses. Provided written and verbal guidance via telecom to Eastern Service Area facility managers on labor issues. Guidance provided resulted in favorable arbitration hearings on elevated grievances. Provided counsel on Accountability Board cases, EEO cases, and Merit System Protection Board cases to the Director or the individuals assigned the litigation when applicable. Assisted in research for information for use in Hotline Complaints and Congressional responses</w:t>
      </w:r>
      <w:r w:rsidRPr="004E6CA3">
        <w:rPr>
          <w:rFonts w:ascii="Times New Roman" w:hAnsi="Times New Roman"/>
          <w:bCs/>
          <w:lang w:val="en"/>
        </w:rPr>
        <w:t>.</w:t>
      </w:r>
    </w:p>
    <w:p w:rsidR="00C607A2" w:rsidP="00CB0557" w:rsidRDefault="00C607A2" w14:paraId="4C18D8E7" w14:textId="7045E9D6">
      <w:pPr>
        <w:rPr>
          <w:rFonts w:ascii="Times New Roman" w:hAnsi="Times New Roman"/>
          <w:b/>
          <w:u w:val="single"/>
        </w:rPr>
      </w:pPr>
    </w:p>
    <w:p w:rsidR="00C607A2" w:rsidP="00C607A2" w:rsidRDefault="00C607A2" w14:paraId="6CA86F9F" w14:textId="4F6570FB">
      <w:pPr>
        <w:rPr>
          <w:rFonts w:ascii="Times New Roman" w:hAnsi="Times New Roman"/>
          <w:b/>
          <w:iCs/>
          <w:lang w:val="en"/>
        </w:rPr>
      </w:pPr>
      <w:bookmarkStart w:name="_Hlk108015190" w:id="1"/>
      <w:r w:rsidRPr="00C607A2">
        <w:rPr>
          <w:rFonts w:ascii="Times New Roman" w:hAnsi="Times New Roman"/>
          <w:b/>
          <w:iCs/>
          <w:lang w:val="en"/>
        </w:rPr>
        <w:t>Facilitator, Management Services</w:t>
      </w:r>
      <w:r w:rsidR="000771D1">
        <w:rPr>
          <w:rFonts w:ascii="Times New Roman" w:hAnsi="Times New Roman"/>
          <w:b/>
          <w:iCs/>
          <w:lang w:val="en"/>
        </w:rPr>
        <w:t xml:space="preserve"> (</w:t>
      </w:r>
      <w:r w:rsidR="00224F2C">
        <w:rPr>
          <w:rFonts w:ascii="Times New Roman" w:hAnsi="Times New Roman"/>
          <w:b/>
          <w:iCs/>
          <w:lang w:val="en"/>
        </w:rPr>
        <w:t>Supplementary part-time assignment coinciding with Operations Manager and Executive Technical Representative Assignments)</w:t>
      </w:r>
    </w:p>
    <w:p w:rsidRPr="00553733" w:rsidR="00FC7846" w:rsidP="00C607A2" w:rsidRDefault="00FC7846" w14:paraId="76B7F2B0" w14:textId="09E64978">
      <w:pPr>
        <w:rPr>
          <w:rFonts w:ascii="Times New Roman" w:hAnsi="Times New Roman"/>
          <w:b/>
          <w:iCs/>
        </w:rPr>
      </w:pPr>
      <w:r w:rsidRPr="00C607A2">
        <w:rPr>
          <w:rFonts w:ascii="Times New Roman" w:hAnsi="Times New Roman"/>
          <w:b/>
          <w:iCs/>
        </w:rPr>
        <w:t>Air Traffic Organization</w:t>
      </w:r>
      <w:r>
        <w:rPr>
          <w:rFonts w:ascii="Times New Roman" w:hAnsi="Times New Roman"/>
          <w:b/>
          <w:iCs/>
        </w:rPr>
        <w:t xml:space="preserve"> (ATO)</w:t>
      </w:r>
    </w:p>
    <w:p w:rsidRPr="004E6CA3" w:rsidR="00C607A2" w:rsidP="00C607A2" w:rsidRDefault="00C607A2" w14:paraId="14CF1822"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bookmarkEnd w:id="1"/>
    <w:p w:rsidR="00C607A2" w:rsidP="00C607A2" w:rsidRDefault="00C607A2" w14:paraId="38CF2569" w14:textId="77777777">
      <w:pPr>
        <w:rPr>
          <w:rFonts w:ascii="Times New Roman" w:hAnsi="Times New Roman"/>
          <w:b/>
          <w:i/>
        </w:rPr>
      </w:pPr>
    </w:p>
    <w:p w:rsidR="00C607A2" w:rsidP="74571919" w:rsidRDefault="00C607A2" w14:paraId="0DC70E34" w14:textId="237F65E7" w14:noSpellErr="1">
      <w:pPr>
        <w:tabs>
          <w:tab w:val="right" w:pos="9540"/>
        </w:tabs>
        <w:rPr>
          <w:ins w:author="Keith Robertson" w:date="2022-07-06T13:31:00Z" w:id="1612636782"/>
          <w:rFonts w:ascii="Times New Roman" w:hAnsi="Times New Roman"/>
          <w:lang w:val="en-US"/>
        </w:rPr>
      </w:pPr>
      <w:r w:rsidRPr="74571919" w:rsidR="00C607A2">
        <w:rPr>
          <w:rFonts w:ascii="Times New Roman" w:hAnsi="Times New Roman"/>
          <w:lang w:val="en-US"/>
        </w:rPr>
        <w:t xml:space="preserve">The Air Traffic Leadership Development Program exposes potential </w:t>
      </w:r>
      <w:r w:rsidRPr="74571919" w:rsidR="00FC7846">
        <w:rPr>
          <w:rFonts w:ascii="Times New Roman" w:hAnsi="Times New Roman"/>
          <w:lang w:val="en-US"/>
        </w:rPr>
        <w:t>Front-Line</w:t>
      </w:r>
      <w:r w:rsidRPr="74571919" w:rsidR="00C607A2">
        <w:rPr>
          <w:rFonts w:ascii="Times New Roman" w:hAnsi="Times New Roman"/>
          <w:lang w:val="en-US"/>
        </w:rPr>
        <w:t xml:space="preserve"> Managers in Air Traffic Services to the challenges and rewards of assuming a leadership role in the organization. The course also introduces participants to the concept of Adaptive Leadership</w:t>
      </w:r>
      <w:r w:rsidRPr="74571919" w:rsidR="00FC7846">
        <w:rPr>
          <w:rFonts w:ascii="Times New Roman" w:hAnsi="Times New Roman"/>
          <w:lang w:val="en-US"/>
        </w:rPr>
        <w:t xml:space="preserve">. </w:t>
      </w:r>
      <w:r w:rsidRPr="74571919" w:rsidR="00C607A2">
        <w:rPr>
          <w:rFonts w:ascii="Times New Roman" w:hAnsi="Times New Roman"/>
          <w:lang w:val="en-US"/>
        </w:rPr>
        <w:t>Assisted</w:t>
      </w:r>
      <w:r w:rsidRPr="74571919" w:rsidR="00C607A2">
        <w:rPr>
          <w:rFonts w:ascii="Times New Roman" w:hAnsi="Times New Roman"/>
          <w:lang w:val="en-US"/>
        </w:rPr>
        <w:t xml:space="preserve"> in course development in collaboration with Management Services as a subject matter expert and served </w:t>
      </w:r>
      <w:r w:rsidRPr="74571919" w:rsidR="000771D1">
        <w:rPr>
          <w:rFonts w:ascii="Times New Roman" w:hAnsi="Times New Roman"/>
          <w:lang w:val="en-US"/>
        </w:rPr>
        <w:t xml:space="preserve">as </w:t>
      </w:r>
      <w:r w:rsidRPr="74571919" w:rsidR="00C607A2">
        <w:rPr>
          <w:rFonts w:ascii="Times New Roman" w:hAnsi="Times New Roman"/>
          <w:lang w:val="en-US"/>
        </w:rPr>
        <w:t>facilitat</w:t>
      </w:r>
      <w:r w:rsidRPr="74571919" w:rsidR="000771D1">
        <w:rPr>
          <w:rFonts w:ascii="Times New Roman" w:hAnsi="Times New Roman"/>
          <w:lang w:val="en-US"/>
        </w:rPr>
        <w:t>or of the</w:t>
      </w:r>
      <w:r w:rsidRPr="74571919" w:rsidR="00C607A2">
        <w:rPr>
          <w:rFonts w:ascii="Times New Roman" w:hAnsi="Times New Roman"/>
          <w:lang w:val="en-US"/>
        </w:rPr>
        <w:t xml:space="preserve"> pilot course and </w:t>
      </w:r>
      <w:r w:rsidRPr="74571919" w:rsidR="00FC7846">
        <w:rPr>
          <w:rFonts w:ascii="Times New Roman" w:hAnsi="Times New Roman"/>
          <w:lang w:val="en-US"/>
        </w:rPr>
        <w:t>five</w:t>
      </w:r>
      <w:r w:rsidRPr="74571919" w:rsidR="00C607A2">
        <w:rPr>
          <w:rFonts w:ascii="Times New Roman" w:hAnsi="Times New Roman"/>
          <w:lang w:val="en-US"/>
        </w:rPr>
        <w:t xml:space="preserve"> </w:t>
      </w:r>
      <w:r w:rsidRPr="74571919" w:rsidR="00C607A2">
        <w:rPr>
          <w:rFonts w:ascii="Times New Roman" w:hAnsi="Times New Roman"/>
          <w:lang w:val="en-US"/>
        </w:rPr>
        <w:t>subsequent</w:t>
      </w:r>
      <w:r w:rsidRPr="74571919" w:rsidR="00C607A2">
        <w:rPr>
          <w:rFonts w:ascii="Times New Roman" w:hAnsi="Times New Roman"/>
          <w:lang w:val="en-US"/>
        </w:rPr>
        <w:t xml:space="preserve"> offerings</w:t>
      </w:r>
      <w:r w:rsidRPr="74571919" w:rsidR="00FC7846">
        <w:rPr>
          <w:rFonts w:ascii="Times New Roman" w:hAnsi="Times New Roman"/>
          <w:lang w:val="en-US"/>
        </w:rPr>
        <w:t xml:space="preserve">. </w:t>
      </w:r>
      <w:r w:rsidRPr="74571919" w:rsidR="00C607A2">
        <w:rPr>
          <w:rFonts w:ascii="Times New Roman" w:hAnsi="Times New Roman"/>
          <w:lang w:val="en-US"/>
        </w:rPr>
        <w:t xml:space="preserve">Air Traffic Services leadership in the Western Service Area subsequently requested a management focused version of the course to its </w:t>
      </w:r>
      <w:r w:rsidRPr="74571919" w:rsidR="00FC7846">
        <w:rPr>
          <w:rFonts w:ascii="Times New Roman" w:hAnsi="Times New Roman"/>
          <w:lang w:val="en-US"/>
        </w:rPr>
        <w:t>Front-Line</w:t>
      </w:r>
      <w:r w:rsidRPr="74571919" w:rsidR="00C607A2">
        <w:rPr>
          <w:rFonts w:ascii="Times New Roman" w:hAnsi="Times New Roman"/>
          <w:lang w:val="en-US"/>
        </w:rPr>
        <w:t xml:space="preserve"> Managers.</w:t>
      </w:r>
      <w:r w:rsidRPr="74571919" w:rsidR="00C607A2">
        <w:rPr>
          <w:rFonts w:ascii="Times New Roman" w:hAnsi="Times New Roman"/>
          <w:lang w:val="en-US"/>
        </w:rPr>
        <w:t xml:space="preserve"> 75+ managers received the training</w:t>
      </w:r>
      <w:r w:rsidRPr="74571919" w:rsidR="00FC7846">
        <w:rPr>
          <w:rFonts w:ascii="Times New Roman" w:hAnsi="Times New Roman"/>
          <w:lang w:val="en-US"/>
        </w:rPr>
        <w:t xml:space="preserve">. </w:t>
      </w:r>
      <w:r w:rsidRPr="74571919" w:rsidR="00C607A2">
        <w:rPr>
          <w:rFonts w:ascii="Times New Roman" w:hAnsi="Times New Roman"/>
          <w:lang w:val="en-US"/>
        </w:rPr>
        <w:t>Leadership provided feedback</w:t>
      </w:r>
      <w:r w:rsidRPr="74571919" w:rsidR="00C607A2">
        <w:rPr>
          <w:rFonts w:ascii="Times New Roman" w:hAnsi="Times New Roman"/>
          <w:lang w:val="en-US"/>
        </w:rPr>
        <w:t xml:space="preserve"> the</w:t>
      </w:r>
      <w:r w:rsidRPr="74571919" w:rsidR="00C607A2">
        <w:rPr>
          <w:rFonts w:ascii="Times New Roman" w:hAnsi="Times New Roman"/>
          <w:lang w:val="en-US"/>
        </w:rPr>
        <w:t xml:space="preserve"> course expanded the thinking and capabilities of its attendees, leading to enhanced performance</w:t>
      </w:r>
      <w:r w:rsidRPr="74571919" w:rsidR="00C607A2">
        <w:rPr>
          <w:rFonts w:ascii="Times New Roman" w:hAnsi="Times New Roman"/>
          <w:lang w:val="en-US"/>
        </w:rPr>
        <w:t>.</w:t>
      </w:r>
    </w:p>
    <w:p w:rsidR="00DF6764" w:rsidP="00C607A2" w:rsidRDefault="00DF6764" w14:paraId="390DEC8E" w14:textId="7A8F767C">
      <w:pPr>
        <w:tabs>
          <w:tab w:val="right" w:pos="9540"/>
        </w:tabs>
        <w:rPr>
          <w:ins w:author="Keith Robertson" w:date="2022-07-06T13:31:00Z" w:id="3"/>
          <w:rFonts w:ascii="Times New Roman" w:hAnsi="Times New Roman"/>
          <w:bCs/>
          <w:lang w:val="en"/>
        </w:rPr>
      </w:pPr>
    </w:p>
    <w:p w:rsidRPr="00553733" w:rsidR="002F7387" w:rsidP="002F7387" w:rsidRDefault="002F7387" w14:paraId="05EA5EA3" w14:textId="221A85DB">
      <w:pPr>
        <w:rPr>
          <w:rFonts w:ascii="Times New Roman" w:hAnsi="Times New Roman"/>
          <w:b/>
          <w:iCs/>
        </w:rPr>
      </w:pPr>
      <w:r>
        <w:rPr>
          <w:rFonts w:ascii="Times New Roman" w:hAnsi="Times New Roman"/>
          <w:b/>
          <w:iCs/>
          <w:lang w:val="en"/>
        </w:rPr>
        <w:t xml:space="preserve">Operations Manager </w:t>
      </w:r>
    </w:p>
    <w:p w:rsidRPr="004E6CA3" w:rsidR="002F7387" w:rsidP="002F7387" w:rsidRDefault="002F7387" w14:paraId="0B3D4772"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rsidRPr="00EA73A1" w:rsidR="002F7387" w:rsidP="002F7387" w:rsidRDefault="002F7387" w14:paraId="48EA84AE" w14:textId="45D5E65E">
      <w:pPr>
        <w:rPr>
          <w:rFonts w:ascii="Times New Roman" w:hAnsi="Times New Roman"/>
          <w:b/>
          <w:iCs/>
        </w:rPr>
      </w:pPr>
      <w:r>
        <w:rPr>
          <w:rFonts w:ascii="Times New Roman" w:hAnsi="Times New Roman"/>
          <w:b/>
          <w:iCs/>
        </w:rPr>
        <w:t>Jun 2007 to May 2009</w:t>
      </w:r>
    </w:p>
    <w:p w:rsidR="00DF6764" w:rsidP="00C607A2" w:rsidRDefault="00DF6764" w14:paraId="3FCE0AA0" w14:textId="0317139A">
      <w:pPr>
        <w:tabs>
          <w:tab w:val="right" w:pos="9540"/>
        </w:tabs>
        <w:rPr>
          <w:rFonts w:ascii="Times New Roman" w:hAnsi="Times New Roman"/>
          <w:b/>
          <w:lang w:val="en"/>
        </w:rPr>
      </w:pPr>
    </w:p>
    <w:p w:rsidRPr="002F7387" w:rsidR="002F7387" w:rsidP="74571919" w:rsidRDefault="002F7387" w14:paraId="4BB9B5A7" w14:textId="77777777" w14:noSpellErr="1">
      <w:pPr>
        <w:jc w:val="both"/>
        <w:rPr>
          <w:rFonts w:ascii="Times New Roman" w:hAnsi="Times New Roman"/>
          <w:lang w:val="en-US"/>
        </w:rPr>
      </w:pPr>
      <w:bookmarkStart w:name="_Hlk104878110" w:id="4"/>
      <w:r w:rsidRPr="74571919" w:rsidR="002F7387">
        <w:rPr>
          <w:rFonts w:ascii="Times New Roman" w:hAnsi="Times New Roman"/>
          <w:lang w:val="en-US"/>
        </w:rPr>
        <w:t xml:space="preserve">Oversaw highly technical trained workforce of 120 controllers and eleven supervisors. </w:t>
      </w:r>
      <w:r w:rsidRPr="74571919" w:rsidR="002F7387">
        <w:rPr>
          <w:rFonts w:ascii="Times New Roman" w:hAnsi="Times New Roman"/>
          <w:lang w:val="en-US"/>
        </w:rPr>
        <w:t>Duties included responsibility for the operations services of the facility including support of traffic management initiatives, operational error reduction initiatives, and management scheduling.</w:t>
      </w:r>
      <w:r w:rsidRPr="74571919" w:rsidR="002F7387">
        <w:rPr>
          <w:rFonts w:ascii="Times New Roman" w:hAnsi="Times New Roman"/>
          <w:lang w:val="en-US"/>
        </w:rPr>
        <w:t xml:space="preserve"> </w:t>
      </w:r>
    </w:p>
    <w:bookmarkEnd w:id="4"/>
    <w:p w:rsidR="002F7387" w:rsidP="00C607A2" w:rsidRDefault="002F7387" w14:paraId="27579AA4" w14:textId="66D4590C">
      <w:pPr>
        <w:tabs>
          <w:tab w:val="right" w:pos="9540"/>
        </w:tabs>
        <w:rPr>
          <w:rFonts w:ascii="Times New Roman" w:hAnsi="Times New Roman"/>
          <w:b/>
          <w:lang w:val="en"/>
        </w:rPr>
      </w:pPr>
    </w:p>
    <w:p w:rsidRPr="00553733" w:rsidR="002F7387" w:rsidP="002F7387" w:rsidRDefault="002F7387" w14:paraId="077D82DF" w14:textId="568D3DA0">
      <w:pPr>
        <w:rPr>
          <w:rFonts w:ascii="Times New Roman" w:hAnsi="Times New Roman"/>
          <w:b/>
          <w:iCs/>
        </w:rPr>
      </w:pPr>
      <w:r>
        <w:rPr>
          <w:rFonts w:ascii="Times New Roman" w:hAnsi="Times New Roman"/>
          <w:b/>
          <w:iCs/>
          <w:lang w:val="en"/>
        </w:rPr>
        <w:t>Operations Supervisor</w:t>
      </w:r>
    </w:p>
    <w:p w:rsidRPr="004E6CA3" w:rsidR="002F7387" w:rsidP="002F7387" w:rsidRDefault="002F7387" w14:paraId="75126C0A"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rsidRPr="00EA73A1" w:rsidR="002F7387" w:rsidP="002F7387" w:rsidRDefault="002F7387" w14:paraId="5EC7C354" w14:textId="558C2E6F">
      <w:pPr>
        <w:rPr>
          <w:rFonts w:ascii="Times New Roman" w:hAnsi="Times New Roman"/>
          <w:b/>
          <w:iCs/>
        </w:rPr>
      </w:pPr>
      <w:r>
        <w:rPr>
          <w:rFonts w:ascii="Times New Roman" w:hAnsi="Times New Roman"/>
          <w:b/>
          <w:iCs/>
        </w:rPr>
        <w:t>Sep 2003 – Jun 2007</w:t>
      </w:r>
    </w:p>
    <w:p w:rsidR="002F7387" w:rsidP="00C607A2" w:rsidRDefault="002F7387" w14:paraId="7B691F89" w14:textId="16ECBE78">
      <w:pPr>
        <w:tabs>
          <w:tab w:val="right" w:pos="9540"/>
        </w:tabs>
        <w:rPr>
          <w:rFonts w:ascii="Times New Roman" w:hAnsi="Times New Roman"/>
          <w:b/>
          <w:lang w:val="en"/>
        </w:rPr>
      </w:pPr>
    </w:p>
    <w:p w:rsidRPr="002F7387" w:rsidR="002F7387" w:rsidP="74571919" w:rsidRDefault="002F7387" w14:paraId="3447718D" w14:textId="77777777" w14:noSpellErr="1">
      <w:pPr>
        <w:jc w:val="both"/>
        <w:rPr>
          <w:rFonts w:ascii="Times New Roman" w:hAnsi="Times New Roman"/>
          <w:lang w:val="en-US"/>
        </w:rPr>
      </w:pPr>
      <w:r w:rsidRPr="74571919" w:rsidR="002F7387">
        <w:rPr>
          <w:rFonts w:ascii="Times New Roman" w:hAnsi="Times New Roman"/>
          <w:lang w:val="en-US"/>
        </w:rPr>
        <w:t xml:space="preserve">Oversaw highly technical trained workforce of fifty controllers. </w:t>
      </w:r>
      <w:r w:rsidRPr="74571919" w:rsidR="002F7387">
        <w:rPr>
          <w:rFonts w:ascii="Times New Roman" w:hAnsi="Times New Roman"/>
          <w:lang w:val="en-US"/>
        </w:rPr>
        <w:t>Duties included responsibility for the operations services of the area including support of traffic management initiatives, performance management and training of eleven developmental controllers.</w:t>
      </w:r>
      <w:r w:rsidRPr="74571919" w:rsidR="002F7387">
        <w:rPr>
          <w:rFonts w:ascii="Times New Roman" w:hAnsi="Times New Roman"/>
          <w:lang w:val="en-US"/>
        </w:rPr>
        <w:t xml:space="preserve"> </w:t>
      </w:r>
    </w:p>
    <w:p w:rsidR="002F7387" w:rsidP="00C607A2" w:rsidRDefault="002F7387" w14:paraId="1353CA5A" w14:textId="142372F1">
      <w:pPr>
        <w:tabs>
          <w:tab w:val="right" w:pos="9540"/>
        </w:tabs>
        <w:rPr>
          <w:rFonts w:ascii="Times New Roman" w:hAnsi="Times New Roman"/>
          <w:b/>
          <w:lang w:val="en"/>
        </w:rPr>
      </w:pPr>
    </w:p>
    <w:p w:rsidRPr="00553733" w:rsidR="002F7387" w:rsidP="002F7387" w:rsidRDefault="002F7387" w14:paraId="6068A86E" w14:textId="5A5267C4">
      <w:pPr>
        <w:rPr>
          <w:rFonts w:ascii="Times New Roman" w:hAnsi="Times New Roman"/>
          <w:b/>
          <w:iCs/>
        </w:rPr>
      </w:pPr>
      <w:bookmarkStart w:name="_Hlk108015508" w:id="5"/>
      <w:r>
        <w:rPr>
          <w:rFonts w:ascii="Times New Roman" w:hAnsi="Times New Roman"/>
          <w:b/>
          <w:iCs/>
          <w:lang w:val="en"/>
        </w:rPr>
        <w:t>Traffic Management Specialist</w:t>
      </w:r>
    </w:p>
    <w:p w:rsidRPr="004E6CA3" w:rsidR="002F7387" w:rsidP="002F7387" w:rsidRDefault="002F7387" w14:paraId="2A125E07"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rsidRPr="00EA73A1" w:rsidR="002F7387" w:rsidP="002F7387" w:rsidRDefault="00EE3959" w14:paraId="1DADF2C2" w14:textId="6CFACD3C">
      <w:pPr>
        <w:rPr>
          <w:rFonts w:ascii="Times New Roman" w:hAnsi="Times New Roman"/>
          <w:b/>
          <w:iCs/>
        </w:rPr>
      </w:pPr>
      <w:r>
        <w:rPr>
          <w:rFonts w:ascii="Times New Roman" w:hAnsi="Times New Roman"/>
          <w:b/>
          <w:iCs/>
        </w:rPr>
        <w:t>Nov 1997 – Sep 2003</w:t>
      </w:r>
    </w:p>
    <w:bookmarkEnd w:id="5"/>
    <w:p w:rsidR="002F7387" w:rsidP="00C607A2" w:rsidRDefault="002F7387" w14:paraId="2EFD4DD6" w14:textId="77777777">
      <w:pPr>
        <w:tabs>
          <w:tab w:val="right" w:pos="9540"/>
        </w:tabs>
        <w:rPr>
          <w:rFonts w:ascii="Times New Roman" w:hAnsi="Times New Roman"/>
          <w:b/>
          <w:lang w:val="en"/>
        </w:rPr>
      </w:pPr>
    </w:p>
    <w:p w:rsidR="00EE3959" w:rsidP="00EE3959" w:rsidRDefault="00EE3959" w14:paraId="62FC4D01" w14:textId="1D38F9F2">
      <w:pPr>
        <w:pStyle w:val="workexp"/>
        <w:jc w:val="left"/>
        <w:rPr>
          <w:b w:val="0"/>
          <w:bCs w:val="0"/>
          <w:sz w:val="22"/>
          <w:szCs w:val="22"/>
        </w:rPr>
      </w:pPr>
      <w:r w:rsidRPr="00640743">
        <w:rPr>
          <w:b w:val="0"/>
          <w:bCs w:val="0"/>
          <w:sz w:val="22"/>
          <w:szCs w:val="22"/>
        </w:rPr>
        <w:t>Managed facility traffic flow and participated in national traffic management initiatives utilizing available programs, agreements, and restrictions</w:t>
      </w:r>
      <w:r>
        <w:rPr>
          <w:b w:val="0"/>
          <w:bCs w:val="0"/>
          <w:sz w:val="22"/>
          <w:szCs w:val="22"/>
        </w:rPr>
        <w:t>.</w:t>
      </w:r>
    </w:p>
    <w:p w:rsidR="00EE3959" w:rsidP="00EE3959" w:rsidRDefault="00EE3959" w14:paraId="2DD982B8" w14:textId="0C78A377">
      <w:pPr>
        <w:pStyle w:val="workexp"/>
        <w:jc w:val="left"/>
        <w:rPr>
          <w:b w:val="0"/>
          <w:bCs w:val="0"/>
          <w:sz w:val="22"/>
          <w:szCs w:val="22"/>
        </w:rPr>
      </w:pPr>
    </w:p>
    <w:p w:rsidRPr="00553733" w:rsidR="00EE3959" w:rsidP="00EE3959" w:rsidRDefault="00EE3959" w14:paraId="143E6BEA" w14:textId="69C1B576">
      <w:pPr>
        <w:rPr>
          <w:rFonts w:ascii="Times New Roman" w:hAnsi="Times New Roman"/>
          <w:b/>
          <w:iCs/>
        </w:rPr>
      </w:pPr>
      <w:r>
        <w:rPr>
          <w:rFonts w:ascii="Times New Roman" w:hAnsi="Times New Roman"/>
          <w:b/>
          <w:iCs/>
          <w:lang w:val="en"/>
        </w:rPr>
        <w:t>Air Traffic Control Specialist</w:t>
      </w:r>
    </w:p>
    <w:p w:rsidR="00EE3959" w:rsidP="00EE3959" w:rsidRDefault="00EE3959" w14:paraId="3B326200" w14:textId="77777777">
      <w:pPr>
        <w:rPr>
          <w:rFonts w:ascii="Times New Roman" w:hAnsi="Times New Roman"/>
          <w:b/>
          <w:iCs/>
        </w:rPr>
      </w:pPr>
      <w:r w:rsidRPr="00553733">
        <w:rPr>
          <w:rFonts w:ascii="Times New Roman" w:hAnsi="Times New Roman"/>
          <w:b/>
          <w:iCs/>
        </w:rPr>
        <w:t xml:space="preserve">Federal Aviation Administration </w:t>
      </w:r>
      <w:r w:rsidRPr="004E6CA3">
        <w:rPr>
          <w:rFonts w:ascii="Times New Roman" w:hAnsi="Times New Roman"/>
          <w:b/>
          <w:iCs/>
        </w:rPr>
        <w:t>(FAA)</w:t>
      </w:r>
    </w:p>
    <w:p w:rsidRPr="00EA73A1" w:rsidR="00EE3959" w:rsidP="00EE3959" w:rsidRDefault="00EE3959" w14:paraId="61701F45" w14:textId="49ECC572">
      <w:pPr>
        <w:rPr>
          <w:rFonts w:ascii="Times New Roman" w:hAnsi="Times New Roman"/>
          <w:b/>
          <w:iCs/>
        </w:rPr>
      </w:pPr>
      <w:r>
        <w:rPr>
          <w:rFonts w:ascii="Times New Roman" w:hAnsi="Times New Roman"/>
          <w:b/>
          <w:iCs/>
        </w:rPr>
        <w:t>Apr 1990 - Nov 1997</w:t>
      </w:r>
    </w:p>
    <w:p w:rsidR="00EE3959" w:rsidP="00EE3959" w:rsidRDefault="00EE3959" w14:paraId="02F7F086" w14:textId="77777777">
      <w:pPr>
        <w:keepNext/>
        <w:widowControl w:val="0"/>
        <w:tabs>
          <w:tab w:val="center" w:pos="4500"/>
          <w:tab w:val="right" w:pos="9360"/>
        </w:tabs>
        <w:autoSpaceDE w:val="0"/>
        <w:autoSpaceDN w:val="0"/>
        <w:adjustRightInd w:val="0"/>
        <w:spacing w:before="60" w:after="120"/>
        <w:jc w:val="both"/>
        <w:rPr>
          <w:rFonts w:ascii="Times New Roman" w:hAnsi="Times New Roman"/>
          <w:sz w:val="22"/>
          <w:szCs w:val="22"/>
        </w:rPr>
      </w:pPr>
    </w:p>
    <w:p w:rsidRPr="00EE3959" w:rsidR="00EE3959" w:rsidP="00EE3959" w:rsidRDefault="00EE3959" w14:paraId="3E1D29AC" w14:textId="5CF6CBDE">
      <w:pPr>
        <w:keepNext/>
        <w:widowControl w:val="0"/>
        <w:tabs>
          <w:tab w:val="center" w:pos="4500"/>
          <w:tab w:val="right" w:pos="9360"/>
        </w:tabs>
        <w:autoSpaceDE w:val="0"/>
        <w:autoSpaceDN w:val="0"/>
        <w:adjustRightInd w:val="0"/>
        <w:spacing w:before="60" w:after="120"/>
        <w:jc w:val="both"/>
        <w:rPr>
          <w:rFonts w:ascii="Times New Roman" w:hAnsi="Times New Roman"/>
          <w:sz w:val="22"/>
          <w:szCs w:val="22"/>
        </w:rPr>
      </w:pPr>
      <w:r w:rsidRPr="00EE3959">
        <w:rPr>
          <w:rFonts w:ascii="Times New Roman" w:hAnsi="Times New Roman"/>
          <w:sz w:val="22"/>
          <w:szCs w:val="22"/>
        </w:rPr>
        <w:t>Provided air traffic control services in the enroute domain at the Chicago Air Route Traffic Control Center.</w:t>
      </w:r>
    </w:p>
    <w:p w:rsidR="00C607A2" w:rsidP="00CB0557" w:rsidRDefault="00C607A2" w14:paraId="36399C4D" w14:textId="77777777">
      <w:pPr>
        <w:rPr>
          <w:rFonts w:ascii="Times New Roman" w:hAnsi="Times New Roman"/>
          <w:b/>
          <w:u w:val="single"/>
        </w:rPr>
      </w:pPr>
    </w:p>
    <w:p w:rsidRPr="00EA73A1" w:rsidR="0076600D" w:rsidP="00CB0557" w:rsidRDefault="0076600D" w14:paraId="7D2E63A8" w14:textId="42CC9738">
      <w:pPr>
        <w:rPr>
          <w:rFonts w:ascii="Times New Roman" w:hAnsi="Times New Roman"/>
          <w:b/>
          <w:u w:val="single"/>
        </w:rPr>
      </w:pPr>
      <w:r w:rsidRPr="0076600D">
        <w:rPr>
          <w:rFonts w:ascii="Times New Roman" w:hAnsi="Times New Roman"/>
          <w:b/>
          <w:u w:val="single"/>
        </w:rPr>
        <w:t>CERTIFICATIONS/TRAINING:</w:t>
      </w:r>
    </w:p>
    <w:p w:rsidRPr="00033EC0" w:rsidR="00DF6764" w:rsidP="00DF6764" w:rsidRDefault="00DF6764" w14:paraId="58B8EC41" w14:textId="77777777">
      <w:pPr>
        <w:numPr>
          <w:ilvl w:val="0"/>
          <w:numId w:val="1"/>
        </w:numPr>
        <w:rPr>
          <w:rFonts w:ascii="Times New Roman" w:hAnsi="Times New Roman"/>
        </w:rPr>
      </w:pPr>
      <w:r w:rsidRPr="00033EC0">
        <w:rPr>
          <w:rFonts w:ascii="Times New Roman" w:hAnsi="Times New Roman"/>
        </w:rPr>
        <w:t>Safety Risk Mgmt. (SMS) Practitioner Training</w:t>
      </w:r>
    </w:p>
    <w:p w:rsidR="00DF6764" w:rsidP="00033EC0" w:rsidRDefault="00DF6764" w14:paraId="1D78E241" w14:textId="2BE96C06">
      <w:pPr>
        <w:numPr>
          <w:ilvl w:val="0"/>
          <w:numId w:val="1"/>
        </w:numPr>
        <w:rPr>
          <w:rFonts w:ascii="Times New Roman" w:hAnsi="Times New Roman"/>
        </w:rPr>
      </w:pPr>
      <w:r>
        <w:rPr>
          <w:rFonts w:ascii="Times New Roman" w:hAnsi="Times New Roman"/>
        </w:rPr>
        <w:t>Certified Air Traffic Controller (’93-’07)</w:t>
      </w:r>
    </w:p>
    <w:p w:rsidRPr="00033EC0" w:rsidR="00033EC0" w:rsidP="00033EC0" w:rsidRDefault="00033EC0" w14:paraId="73464708" w14:textId="2C85A0DC">
      <w:pPr>
        <w:numPr>
          <w:ilvl w:val="0"/>
          <w:numId w:val="1"/>
        </w:numPr>
        <w:rPr>
          <w:rFonts w:ascii="Times New Roman" w:hAnsi="Times New Roman"/>
        </w:rPr>
      </w:pPr>
      <w:r w:rsidRPr="00033EC0">
        <w:rPr>
          <w:rFonts w:ascii="Times New Roman" w:hAnsi="Times New Roman"/>
        </w:rPr>
        <w:t>FEI Leadership for a Democratic Society</w:t>
      </w:r>
    </w:p>
    <w:p w:rsidRPr="00033EC0" w:rsidR="00033EC0" w:rsidP="00033EC0" w:rsidRDefault="00033EC0" w14:paraId="6A1FFB2F" w14:textId="77777777">
      <w:pPr>
        <w:numPr>
          <w:ilvl w:val="0"/>
          <w:numId w:val="1"/>
        </w:numPr>
        <w:rPr>
          <w:rFonts w:ascii="Times New Roman" w:hAnsi="Times New Roman"/>
        </w:rPr>
      </w:pPr>
      <w:r w:rsidRPr="00033EC0">
        <w:rPr>
          <w:rFonts w:ascii="Times New Roman" w:hAnsi="Times New Roman"/>
        </w:rPr>
        <w:t>Transforming Our Performance Culture</w:t>
      </w:r>
    </w:p>
    <w:p w:rsidRPr="00033EC0" w:rsidR="00033EC0" w:rsidP="00033EC0" w:rsidRDefault="00033EC0" w14:paraId="67F42EE3" w14:textId="77777777">
      <w:pPr>
        <w:numPr>
          <w:ilvl w:val="0"/>
          <w:numId w:val="1"/>
        </w:numPr>
        <w:rPr>
          <w:rFonts w:ascii="Times New Roman" w:hAnsi="Times New Roman"/>
        </w:rPr>
      </w:pPr>
      <w:r w:rsidRPr="00033EC0">
        <w:rPr>
          <w:rFonts w:ascii="Times New Roman" w:hAnsi="Times New Roman"/>
        </w:rPr>
        <w:t>Problem Solving and Decision Making</w:t>
      </w:r>
    </w:p>
    <w:p w:rsidRPr="00033EC0" w:rsidR="00033EC0" w:rsidP="00033EC0" w:rsidRDefault="00033EC0" w14:paraId="1DB79B20" w14:textId="77777777">
      <w:pPr>
        <w:numPr>
          <w:ilvl w:val="0"/>
          <w:numId w:val="1"/>
        </w:numPr>
        <w:rPr>
          <w:rFonts w:ascii="Times New Roman" w:hAnsi="Times New Roman"/>
        </w:rPr>
      </w:pPr>
      <w:r w:rsidRPr="00033EC0">
        <w:rPr>
          <w:rFonts w:ascii="Times New Roman" w:hAnsi="Times New Roman"/>
        </w:rPr>
        <w:t>National Traffic Management</w:t>
      </w:r>
    </w:p>
    <w:p w:rsidRPr="00033EC0" w:rsidR="00033EC0" w:rsidP="00033EC0" w:rsidRDefault="00033EC0" w14:paraId="27C6DA3E" w14:textId="77777777">
      <w:pPr>
        <w:numPr>
          <w:ilvl w:val="0"/>
          <w:numId w:val="1"/>
        </w:numPr>
        <w:rPr>
          <w:rFonts w:ascii="Times New Roman" w:hAnsi="Times New Roman"/>
        </w:rPr>
      </w:pPr>
      <w:r w:rsidRPr="00033EC0">
        <w:rPr>
          <w:rFonts w:ascii="Times New Roman" w:hAnsi="Times New Roman"/>
        </w:rPr>
        <w:t>Enhanced Traffic Management</w:t>
      </w:r>
    </w:p>
    <w:p w:rsidRPr="00033EC0" w:rsidR="00033EC0" w:rsidP="00033EC0" w:rsidRDefault="00033EC0" w14:paraId="12AF382B" w14:textId="77777777">
      <w:pPr>
        <w:numPr>
          <w:ilvl w:val="0"/>
          <w:numId w:val="1"/>
        </w:numPr>
        <w:rPr>
          <w:rFonts w:ascii="Times New Roman" w:hAnsi="Times New Roman"/>
        </w:rPr>
      </w:pPr>
      <w:r w:rsidRPr="00033EC0">
        <w:rPr>
          <w:rFonts w:ascii="Times New Roman" w:hAnsi="Times New Roman"/>
        </w:rPr>
        <w:t>Traffic Management Unit</w:t>
      </w:r>
    </w:p>
    <w:p w:rsidRPr="00033EC0" w:rsidR="00033EC0" w:rsidP="00033EC0" w:rsidRDefault="00033EC0" w14:paraId="670A9393" w14:textId="77777777">
      <w:pPr>
        <w:numPr>
          <w:ilvl w:val="0"/>
          <w:numId w:val="1"/>
        </w:numPr>
        <w:rPr>
          <w:rFonts w:ascii="Times New Roman" w:hAnsi="Times New Roman"/>
        </w:rPr>
      </w:pPr>
      <w:r w:rsidRPr="00033EC0">
        <w:rPr>
          <w:rFonts w:ascii="Times New Roman" w:hAnsi="Times New Roman"/>
        </w:rPr>
        <w:t>Cultural Diversity Workshop</w:t>
      </w:r>
    </w:p>
    <w:p w:rsidRPr="00033EC0" w:rsidR="00033EC0" w:rsidP="00033EC0" w:rsidRDefault="00033EC0" w14:paraId="1BCC52F5" w14:textId="77777777">
      <w:pPr>
        <w:numPr>
          <w:ilvl w:val="0"/>
          <w:numId w:val="1"/>
        </w:numPr>
        <w:rPr>
          <w:rFonts w:ascii="Times New Roman" w:hAnsi="Times New Roman"/>
        </w:rPr>
      </w:pPr>
      <w:r w:rsidRPr="00033EC0">
        <w:rPr>
          <w:rFonts w:ascii="Times New Roman" w:hAnsi="Times New Roman"/>
        </w:rPr>
        <w:t>Facility Instructor Training</w:t>
      </w:r>
    </w:p>
    <w:p w:rsidRPr="00033EC0" w:rsidR="00033EC0" w:rsidP="00033EC0" w:rsidRDefault="00033EC0" w14:paraId="302631EB" w14:textId="77777777">
      <w:pPr>
        <w:numPr>
          <w:ilvl w:val="0"/>
          <w:numId w:val="1"/>
        </w:numPr>
        <w:rPr>
          <w:rFonts w:ascii="Times New Roman" w:hAnsi="Times New Roman"/>
        </w:rPr>
      </w:pPr>
      <w:r w:rsidRPr="00033EC0">
        <w:rPr>
          <w:rFonts w:ascii="Times New Roman" w:hAnsi="Times New Roman"/>
        </w:rPr>
        <w:t>Air Traffic Facility Training Administration</w:t>
      </w:r>
    </w:p>
    <w:p w:rsidRPr="00033EC0" w:rsidR="00033EC0" w:rsidP="00033EC0" w:rsidRDefault="00033EC0" w14:paraId="00DBF069" w14:textId="2AB3A2EF">
      <w:pPr>
        <w:numPr>
          <w:ilvl w:val="0"/>
          <w:numId w:val="1"/>
        </w:numPr>
        <w:rPr>
          <w:rFonts w:ascii="Times New Roman" w:hAnsi="Times New Roman"/>
        </w:rPr>
      </w:pPr>
      <w:r w:rsidRPr="00033EC0">
        <w:rPr>
          <w:rFonts w:ascii="Times New Roman" w:hAnsi="Times New Roman"/>
        </w:rPr>
        <w:t>Managing for High Performance FMC-3</w:t>
      </w:r>
    </w:p>
    <w:p w:rsidR="0093770A" w:rsidP="00CB0557" w:rsidRDefault="0093770A" w14:paraId="05A6C042" w14:textId="77777777">
      <w:pPr>
        <w:rPr>
          <w:rFonts w:ascii="Times New Roman" w:hAnsi="Times New Roman"/>
        </w:rPr>
      </w:pPr>
    </w:p>
    <w:p w:rsidR="00CB0557" w:rsidP="00CB0557" w:rsidRDefault="00CB0557" w14:paraId="3FAE4D5B" w14:textId="6B1FA7D1"/>
    <w:p w:rsidR="00CB0557" w:rsidP="00CB0557" w:rsidRDefault="00CB0557" w14:paraId="1E1B73BD" w14:textId="4FCD4CD9">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rsidR="00CB0557" w:rsidP="00CB0557" w:rsidRDefault="00CB0557" w14:paraId="1E33E770" w14:textId="6392CE09">
      <w:pPr>
        <w:pStyle w:val="ListParagraph"/>
        <w:numPr>
          <w:ilvl w:val="0"/>
          <w:numId w:val="1"/>
        </w:numPr>
      </w:pPr>
      <w:r>
        <w:rPr>
          <w:rFonts w:ascii="Times New Roman" w:hAnsi="Times New Roman"/>
        </w:rPr>
        <w:t xml:space="preserve">US Public Trust </w:t>
      </w:r>
    </w:p>
    <w:p w:rsidR="00CB0557" w:rsidP="00CB0557" w:rsidRDefault="00CB0557" w14:paraId="3875E693" w14:textId="77777777"/>
    <w:sectPr w:rsidR="00CB0557">
      <w:headerReference w:type="even" r:id="rId8"/>
      <w:headerReference w:type="default" r:id="rId9"/>
      <w:footerReference w:type="even" r:id="rId10"/>
      <w:footerReference w:type="default" r:id="rId11"/>
      <w:headerReference w:type="first" r:id="rId12"/>
      <w:footerReference w:type="first" r:id="rId13"/>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4614" w:rsidP="00FB7BE6" w:rsidRDefault="00B54614" w14:paraId="63CC6A6A" w14:textId="77777777">
      <w:r>
        <w:separator/>
      </w:r>
    </w:p>
  </w:endnote>
  <w:endnote w:type="continuationSeparator" w:id="0">
    <w:p w:rsidR="00B54614" w:rsidP="00FB7BE6" w:rsidRDefault="00B54614" w14:paraId="15FF995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794" w:rsidRDefault="00447794" w14:paraId="7704F5F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966C3" w:rsidR="00FB7BE6" w:rsidP="00FB7BE6" w:rsidRDefault="00447794" w14:paraId="57B7121A" w14:textId="205DE4F6">
    <w:pPr>
      <w:pStyle w:val="Footer"/>
      <w:jc w:val="center"/>
      <w:rPr>
        <w:color w:val="06121C"/>
      </w:rPr>
    </w:pPr>
    <w:r>
      <w:rPr>
        <w:rFonts w:ascii="Helvetica" w:hAnsi="Helvetica"/>
        <w:noProof/>
        <w:color w:val="06121C"/>
        <w:sz w:val="17"/>
      </w:rPr>
      <w:t>500 L’Enfant Plaza, Suite 1100</w:t>
    </w:r>
    <w:r w:rsidR="000F1085">
      <w:rPr>
        <w:rFonts w:ascii="Helvetica" w:hAnsi="Helvetica"/>
        <w:noProof/>
        <w:color w:val="06121C"/>
        <w:sz w:val="17"/>
      </w:rPr>
      <w:t xml:space="preserve">     •     Washington, DC 20024</w:t>
    </w:r>
    <w:r w:rsidRPr="008966C3" w:rsidR="00FB7BE6">
      <w:rPr>
        <w:rFonts w:ascii="Helvetica" w:hAnsi="Helvetica"/>
        <w:noProof/>
        <w:color w:val="06121C"/>
        <w:sz w:val="17"/>
      </w:rPr>
      <w:t xml:space="preserve">     •     </w:t>
    </w:r>
    <w:r w:rsidRPr="008966C3" w:rsidR="00FB7BE6">
      <w:rPr>
        <w:rFonts w:ascii="Helvetica" w:hAnsi="Helvetica"/>
        <w:b/>
        <w:noProof/>
        <w:color w:val="06121C"/>
        <w:sz w:val="17"/>
      </w:rPr>
      <w:t>www.cobec.com</w:t>
    </w:r>
  </w:p>
  <w:p w:rsidR="00FB7BE6" w:rsidRDefault="00FB7BE6" w14:paraId="253E61DD"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794" w:rsidRDefault="00447794" w14:paraId="2A78254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4614" w:rsidP="00FB7BE6" w:rsidRDefault="00B54614" w14:paraId="2E15F13D" w14:textId="77777777">
      <w:r>
        <w:separator/>
      </w:r>
    </w:p>
  </w:footnote>
  <w:footnote w:type="continuationSeparator" w:id="0">
    <w:p w:rsidR="00B54614" w:rsidP="00FB7BE6" w:rsidRDefault="00B54614" w14:paraId="62E5FEB6"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794" w:rsidRDefault="00447794" w14:paraId="1E954409"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FB7BE6" w:rsidRDefault="00FB7BE6" w14:paraId="27D33B92" w14:textId="77777777">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47794" w:rsidRDefault="00447794" w14:paraId="55BA4FB3"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739A3"/>
    <w:multiLevelType w:val="hybridMultilevel"/>
    <w:tmpl w:val="DF5439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06B4364"/>
    <w:multiLevelType w:val="hybridMultilevel"/>
    <w:tmpl w:val="197CF93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6063A69"/>
    <w:multiLevelType w:val="hybridMultilevel"/>
    <w:tmpl w:val="CCDA82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AC73231"/>
    <w:multiLevelType w:val="hybridMultilevel"/>
    <w:tmpl w:val="7DD4B49C"/>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D4428AB"/>
    <w:multiLevelType w:val="hybridMultilevel"/>
    <w:tmpl w:val="C0ECD5A8"/>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D6057FB"/>
    <w:multiLevelType w:val="hybridMultilevel"/>
    <w:tmpl w:val="7DCA34A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419079FD"/>
    <w:multiLevelType w:val="hybridMultilevel"/>
    <w:tmpl w:val="3E6C0C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2D40909"/>
    <w:multiLevelType w:val="hybridMultilevel"/>
    <w:tmpl w:val="28D4DB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42F62A90"/>
    <w:multiLevelType w:val="hybridMultilevel"/>
    <w:tmpl w:val="E0303F5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tabs>
          <w:tab w:val="num" w:pos="1440"/>
        </w:tabs>
        <w:ind w:left="1440" w:hanging="360"/>
      </w:pPr>
      <w:rPr>
        <w:rFonts w:hint="default" w:ascii="Courier New" w:hAnsi="Courier New" w:cs="Courier New"/>
      </w:rPr>
    </w:lvl>
    <w:lvl w:ilvl="2" w:tplc="04090005" w:tentative="1">
      <w:start w:val="1"/>
      <w:numFmt w:val="bullet"/>
      <w:lvlText w:val=""/>
      <w:lvlJc w:val="left"/>
      <w:pPr>
        <w:tabs>
          <w:tab w:val="num" w:pos="2160"/>
        </w:tabs>
        <w:ind w:left="2160" w:hanging="360"/>
      </w:pPr>
      <w:rPr>
        <w:rFonts w:hint="default" w:ascii="Wingdings" w:hAnsi="Wingdings"/>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cs="Courier New"/>
      </w:rPr>
    </w:lvl>
    <w:lvl w:ilvl="5" w:tplc="04090005" w:tentative="1">
      <w:start w:val="1"/>
      <w:numFmt w:val="bullet"/>
      <w:lvlText w:val=""/>
      <w:lvlJc w:val="left"/>
      <w:pPr>
        <w:tabs>
          <w:tab w:val="num" w:pos="4320"/>
        </w:tabs>
        <w:ind w:left="4320" w:hanging="360"/>
      </w:pPr>
      <w:rPr>
        <w:rFonts w:hint="default" w:ascii="Wingdings" w:hAnsi="Wingdings"/>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cs="Courier New"/>
      </w:rPr>
    </w:lvl>
    <w:lvl w:ilvl="8" w:tplc="0409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45424626"/>
    <w:multiLevelType w:val="hybridMultilevel"/>
    <w:tmpl w:val="1BEECCA0"/>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4B6402A1"/>
    <w:multiLevelType w:val="hybridMultilevel"/>
    <w:tmpl w:val="F6909DC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55F7275A"/>
    <w:multiLevelType w:val="hybridMultilevel"/>
    <w:tmpl w:val="9D6EEA60"/>
    <w:lvl w:ilvl="0" w:tplc="DBF87464">
      <w:start w:val="1"/>
      <w:numFmt w:val="bullet"/>
      <w:lvlText w:val="-"/>
      <w:lvlJc w:val="left"/>
      <w:pPr>
        <w:ind w:left="360" w:hanging="360"/>
      </w:pPr>
      <w:rPr>
        <w:rFonts w:hint="default" w:ascii="Times New Roman" w:hAnsi="Times New Roman" w:cs="Times New Roman"/>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3" w15:restartNumberingAfterBreak="0">
    <w:nsid w:val="5FB202EC"/>
    <w:multiLevelType w:val="hybridMultilevel"/>
    <w:tmpl w:val="A52AD8D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5FDB1CF9"/>
    <w:multiLevelType w:val="hybridMultilevel"/>
    <w:tmpl w:val="7E98FA1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CD027B5"/>
    <w:multiLevelType w:val="hybridMultilevel"/>
    <w:tmpl w:val="7C506514"/>
    <w:lvl w:ilvl="0" w:tplc="04090001">
      <w:start w:val="1"/>
      <w:numFmt w:val="bullet"/>
      <w:lvlText w:val=""/>
      <w:lvlJc w:val="left"/>
      <w:pPr>
        <w:ind w:left="720" w:hanging="360"/>
      </w:pPr>
      <w:rPr>
        <w:rFonts w:hint="default" w:ascii="Symbol" w:hAnsi="Symbol"/>
      </w:rPr>
    </w:lvl>
    <w:lvl w:ilvl="1" w:tplc="DBF87464">
      <w:start w:val="1"/>
      <w:numFmt w:val="bullet"/>
      <w:lvlText w:val="-"/>
      <w:lvlJc w:val="left"/>
      <w:pPr>
        <w:ind w:left="1440" w:hanging="360"/>
      </w:pPr>
      <w:rPr>
        <w:rFonts w:hint="default" w:ascii="Times New Roman" w:hAnsi="Times New Roman" w:cs="Times New Roman"/>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750735834">
    <w:abstractNumId w:val="19"/>
  </w:num>
  <w:num w:numId="2" w16cid:durableId="1235314550">
    <w:abstractNumId w:val="3"/>
  </w:num>
  <w:num w:numId="3" w16cid:durableId="695236580">
    <w:abstractNumId w:val="2"/>
  </w:num>
  <w:num w:numId="4" w16cid:durableId="1079252317">
    <w:abstractNumId w:val="24"/>
  </w:num>
  <w:num w:numId="5" w16cid:durableId="939723481">
    <w:abstractNumId w:val="0"/>
  </w:num>
  <w:num w:numId="6" w16cid:durableId="1981104945">
    <w:abstractNumId w:val="15"/>
  </w:num>
  <w:num w:numId="7" w16cid:durableId="1774781769">
    <w:abstractNumId w:val="13"/>
  </w:num>
  <w:num w:numId="8" w16cid:durableId="256252547">
    <w:abstractNumId w:val="23"/>
  </w:num>
  <w:num w:numId="9" w16cid:durableId="1060135185">
    <w:abstractNumId w:val="1"/>
  </w:num>
  <w:num w:numId="10" w16cid:durableId="650406249">
    <w:abstractNumId w:val="21"/>
  </w:num>
  <w:num w:numId="11" w16cid:durableId="926185958">
    <w:abstractNumId w:val="20"/>
  </w:num>
  <w:num w:numId="12" w16cid:durableId="576667929">
    <w:abstractNumId w:val="10"/>
  </w:num>
  <w:num w:numId="13" w16cid:durableId="483661663">
    <w:abstractNumId w:val="4"/>
  </w:num>
  <w:num w:numId="14" w16cid:durableId="312221252">
    <w:abstractNumId w:val="6"/>
  </w:num>
  <w:num w:numId="15" w16cid:durableId="358362744">
    <w:abstractNumId w:val="11"/>
  </w:num>
  <w:num w:numId="16" w16cid:durableId="1649281642">
    <w:abstractNumId w:val="22"/>
  </w:num>
  <w:num w:numId="17" w16cid:durableId="329869935">
    <w:abstractNumId w:val="25"/>
  </w:num>
  <w:num w:numId="18" w16cid:durableId="961114796">
    <w:abstractNumId w:val="16"/>
  </w:num>
  <w:num w:numId="19" w16cid:durableId="481696773">
    <w:abstractNumId w:val="8"/>
  </w:num>
  <w:num w:numId="20" w16cid:durableId="317147571">
    <w:abstractNumId w:val="7"/>
  </w:num>
  <w:num w:numId="21" w16cid:durableId="795761530">
    <w:abstractNumId w:val="14"/>
  </w:num>
  <w:num w:numId="22" w16cid:durableId="540560886">
    <w:abstractNumId w:val="5"/>
  </w:num>
  <w:num w:numId="23" w16cid:durableId="1522279107">
    <w:abstractNumId w:val="9"/>
  </w:num>
  <w:num w:numId="24" w16cid:durableId="851574818">
    <w:abstractNumId w:val="18"/>
  </w:num>
  <w:num w:numId="25" w16cid:durableId="1404141349">
    <w:abstractNumId w:val="17"/>
  </w:num>
  <w:num w:numId="26" w16cid:durableId="1283881411">
    <w:abstractNumId w:val="12"/>
  </w:num>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proofState w:spelling="clean" w:grammar="dirty"/>
  <w:attachedTemplate r:id="rId1"/>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114D6"/>
    <w:rsid w:val="00033EC0"/>
    <w:rsid w:val="000771D1"/>
    <w:rsid w:val="000971DB"/>
    <w:rsid w:val="000B484C"/>
    <w:rsid w:val="000B4BA3"/>
    <w:rsid w:val="000B4D19"/>
    <w:rsid w:val="000F1085"/>
    <w:rsid w:val="000F1C00"/>
    <w:rsid w:val="00106FC2"/>
    <w:rsid w:val="00180689"/>
    <w:rsid w:val="00185DFB"/>
    <w:rsid w:val="0019745D"/>
    <w:rsid w:val="001D061D"/>
    <w:rsid w:val="001E79DA"/>
    <w:rsid w:val="002214B1"/>
    <w:rsid w:val="00224F2C"/>
    <w:rsid w:val="00226F5A"/>
    <w:rsid w:val="00264DCC"/>
    <w:rsid w:val="002A46EC"/>
    <w:rsid w:val="002D1A1E"/>
    <w:rsid w:val="002E11F1"/>
    <w:rsid w:val="002F7387"/>
    <w:rsid w:val="003156B9"/>
    <w:rsid w:val="00325333"/>
    <w:rsid w:val="0036311B"/>
    <w:rsid w:val="0036345A"/>
    <w:rsid w:val="003C3FBF"/>
    <w:rsid w:val="00401349"/>
    <w:rsid w:val="00412785"/>
    <w:rsid w:val="00442D7E"/>
    <w:rsid w:val="00447794"/>
    <w:rsid w:val="00447BEC"/>
    <w:rsid w:val="004740AC"/>
    <w:rsid w:val="00486248"/>
    <w:rsid w:val="0048697C"/>
    <w:rsid w:val="004C3B3B"/>
    <w:rsid w:val="004D0F3F"/>
    <w:rsid w:val="004E6CA3"/>
    <w:rsid w:val="00553733"/>
    <w:rsid w:val="00577BEA"/>
    <w:rsid w:val="005B3F20"/>
    <w:rsid w:val="00610F5A"/>
    <w:rsid w:val="006560DB"/>
    <w:rsid w:val="00656F65"/>
    <w:rsid w:val="00664954"/>
    <w:rsid w:val="00674A34"/>
    <w:rsid w:val="0067782B"/>
    <w:rsid w:val="00716DDC"/>
    <w:rsid w:val="00737DF2"/>
    <w:rsid w:val="00737EAE"/>
    <w:rsid w:val="0076600D"/>
    <w:rsid w:val="00767888"/>
    <w:rsid w:val="007C2301"/>
    <w:rsid w:val="00807750"/>
    <w:rsid w:val="008858AE"/>
    <w:rsid w:val="0093770A"/>
    <w:rsid w:val="0099543E"/>
    <w:rsid w:val="009A133C"/>
    <w:rsid w:val="009A2AE1"/>
    <w:rsid w:val="009B4545"/>
    <w:rsid w:val="009C5EFA"/>
    <w:rsid w:val="00A05B8D"/>
    <w:rsid w:val="00A945C0"/>
    <w:rsid w:val="00AB57D6"/>
    <w:rsid w:val="00AF1A1C"/>
    <w:rsid w:val="00B54614"/>
    <w:rsid w:val="00B6455B"/>
    <w:rsid w:val="00B6526A"/>
    <w:rsid w:val="00B93749"/>
    <w:rsid w:val="00BB0E94"/>
    <w:rsid w:val="00BD123C"/>
    <w:rsid w:val="00C12A49"/>
    <w:rsid w:val="00C24670"/>
    <w:rsid w:val="00C607A2"/>
    <w:rsid w:val="00C74640"/>
    <w:rsid w:val="00C85743"/>
    <w:rsid w:val="00CA3266"/>
    <w:rsid w:val="00CB0557"/>
    <w:rsid w:val="00CB2CB9"/>
    <w:rsid w:val="00CE107D"/>
    <w:rsid w:val="00CE6BA4"/>
    <w:rsid w:val="00CF3DF4"/>
    <w:rsid w:val="00D252D9"/>
    <w:rsid w:val="00D34833"/>
    <w:rsid w:val="00D703A8"/>
    <w:rsid w:val="00D85084"/>
    <w:rsid w:val="00DD04FE"/>
    <w:rsid w:val="00DE2CB1"/>
    <w:rsid w:val="00DF205E"/>
    <w:rsid w:val="00DF6764"/>
    <w:rsid w:val="00E329EB"/>
    <w:rsid w:val="00E46BD9"/>
    <w:rsid w:val="00E803C3"/>
    <w:rsid w:val="00E83439"/>
    <w:rsid w:val="00E83EBD"/>
    <w:rsid w:val="00E87242"/>
    <w:rsid w:val="00EA73A1"/>
    <w:rsid w:val="00EB68BC"/>
    <w:rsid w:val="00ED7D3E"/>
    <w:rsid w:val="00EE3959"/>
    <w:rsid w:val="00F11EFF"/>
    <w:rsid w:val="00F178F4"/>
    <w:rsid w:val="00F17EC7"/>
    <w:rsid w:val="00F21671"/>
    <w:rsid w:val="00F52065"/>
    <w:rsid w:val="00F6496A"/>
    <w:rsid w:val="00F66C98"/>
    <w:rsid w:val="00FA3105"/>
    <w:rsid w:val="00FB16E6"/>
    <w:rsid w:val="00FB7BE6"/>
    <w:rsid w:val="00FC7846"/>
    <w:rsid w:val="00FE035D"/>
    <w:rsid w:val="00FF5A17"/>
    <w:rsid w:val="74571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styleId="Normal" w:default="1">
    <w:name w:val="Normal"/>
    <w:qFormat/>
    <w:rsid w:val="000B484C"/>
    <w:pPr>
      <w:spacing w:after="0" w:line="240" w:lineRule="auto"/>
    </w:pPr>
    <w:rPr>
      <w:rFonts w:ascii="Trebuchet MS" w:hAnsi="Trebuchet MS" w:eastAsia="Times New Roman"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styleId="HeaderChar" w:customStyle="1">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styleId="FooterChar" w:customStyle="1">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styleId="BalloonTextChar" w:customStyle="1">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styleId="Heading1Char" w:customStyle="1">
    <w:name w:val="Heading 1 Char"/>
    <w:basedOn w:val="DefaultParagraphFont"/>
    <w:link w:val="Heading1"/>
    <w:rsid w:val="00F52065"/>
    <w:rPr>
      <w:rFonts w:ascii="Arial" w:hAnsi="Arial" w:eastAsia="Times New Roman" w:cs="Arial"/>
      <w:b/>
      <w:bCs/>
      <w:kern w:val="32"/>
      <w:sz w:val="28"/>
      <w:szCs w:val="32"/>
    </w:rPr>
  </w:style>
  <w:style w:type="character" w:styleId="Bullet1" w:customStyle="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paragraph" w:styleId="Revision">
    <w:name w:val="Revision"/>
    <w:hidden/>
    <w:uiPriority w:val="99"/>
    <w:semiHidden/>
    <w:rsid w:val="009C5EFA"/>
    <w:pPr>
      <w:spacing w:after="0" w:line="240" w:lineRule="auto"/>
    </w:pPr>
    <w:rPr>
      <w:rFonts w:ascii="Trebuchet MS" w:hAnsi="Trebuchet MS" w:eastAsia="Times New Roman" w:cs="Times New Roman"/>
      <w:sz w:val="24"/>
      <w:szCs w:val="24"/>
    </w:rPr>
  </w:style>
  <w:style w:type="character" w:styleId="CommentReference">
    <w:name w:val="annotation reference"/>
    <w:basedOn w:val="DefaultParagraphFont"/>
    <w:uiPriority w:val="99"/>
    <w:semiHidden/>
    <w:unhideWhenUsed/>
    <w:rsid w:val="00737DF2"/>
    <w:rPr>
      <w:sz w:val="16"/>
      <w:szCs w:val="16"/>
    </w:rPr>
  </w:style>
  <w:style w:type="paragraph" w:styleId="CommentText">
    <w:name w:val="annotation text"/>
    <w:basedOn w:val="Normal"/>
    <w:link w:val="CommentTextChar"/>
    <w:uiPriority w:val="99"/>
    <w:unhideWhenUsed/>
    <w:rsid w:val="00737DF2"/>
    <w:rPr>
      <w:sz w:val="20"/>
      <w:szCs w:val="20"/>
    </w:rPr>
  </w:style>
  <w:style w:type="character" w:styleId="CommentTextChar" w:customStyle="1">
    <w:name w:val="Comment Text Char"/>
    <w:basedOn w:val="DefaultParagraphFont"/>
    <w:link w:val="CommentText"/>
    <w:uiPriority w:val="99"/>
    <w:rsid w:val="00737DF2"/>
    <w:rPr>
      <w:rFonts w:ascii="Trebuchet MS" w:hAnsi="Trebuchet M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737DF2"/>
    <w:rPr>
      <w:b/>
      <w:bCs/>
    </w:rPr>
  </w:style>
  <w:style w:type="character" w:styleId="CommentSubjectChar" w:customStyle="1">
    <w:name w:val="Comment Subject Char"/>
    <w:basedOn w:val="CommentTextChar"/>
    <w:link w:val="CommentSubject"/>
    <w:uiPriority w:val="99"/>
    <w:semiHidden/>
    <w:rsid w:val="00737DF2"/>
    <w:rPr>
      <w:rFonts w:ascii="Trebuchet MS" w:hAnsi="Trebuchet MS" w:eastAsia="Times New Roman" w:cs="Times New Roman"/>
      <w:b/>
      <w:bCs/>
      <w:sz w:val="20"/>
      <w:szCs w:val="20"/>
    </w:rPr>
  </w:style>
  <w:style w:type="paragraph" w:styleId="workexp" w:customStyle="1">
    <w:name w:val="work exp"/>
    <w:basedOn w:val="Normal"/>
    <w:uiPriority w:val="1"/>
    <w:qFormat/>
    <w:rsid w:val="00EE3959"/>
    <w:pPr>
      <w:keepNext/>
      <w:widowControl w:val="0"/>
      <w:tabs>
        <w:tab w:val="center" w:pos="4500"/>
        <w:tab w:val="right" w:pos="9360"/>
      </w:tabs>
      <w:autoSpaceDE w:val="0"/>
      <w:autoSpaceDN w:val="0"/>
      <w:adjustRightInd w:val="0"/>
      <w:spacing w:before="60"/>
      <w:jc w:val="both"/>
    </w:pPr>
    <w:rPr>
      <w:rFonts w:ascii="Times New Roman" w:hAnsi="Times New Roman"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 w:id="638803932">
      <w:bodyDiv w:val="1"/>
      <w:marLeft w:val="0"/>
      <w:marRight w:val="0"/>
      <w:marTop w:val="0"/>
      <w:marBottom w:val="0"/>
      <w:divBdr>
        <w:top w:val="none" w:sz="0" w:space="0" w:color="auto"/>
        <w:left w:val="none" w:sz="0" w:space="0" w:color="auto"/>
        <w:bottom w:val="none" w:sz="0" w:space="0" w:color="auto"/>
        <w:right w:val="none" w:sz="0" w:space="0" w:color="auto"/>
      </w:divBdr>
    </w:div>
    <w:div w:id="831220380">
      <w:bodyDiv w:val="1"/>
      <w:marLeft w:val="0"/>
      <w:marRight w:val="0"/>
      <w:marTop w:val="0"/>
      <w:marBottom w:val="0"/>
      <w:divBdr>
        <w:top w:val="none" w:sz="0" w:space="0" w:color="auto"/>
        <w:left w:val="none" w:sz="0" w:space="0" w:color="auto"/>
        <w:bottom w:val="none" w:sz="0" w:space="0" w:color="auto"/>
        <w:right w:val="none" w:sz="0" w:space="0" w:color="auto"/>
      </w:divBdr>
    </w:div>
    <w:div w:id="913470532">
      <w:bodyDiv w:val="1"/>
      <w:marLeft w:val="0"/>
      <w:marRight w:val="0"/>
      <w:marTop w:val="0"/>
      <w:marBottom w:val="0"/>
      <w:divBdr>
        <w:top w:val="none" w:sz="0" w:space="0" w:color="auto"/>
        <w:left w:val="none" w:sz="0" w:space="0" w:color="auto"/>
        <w:bottom w:val="none" w:sz="0" w:space="0" w:color="auto"/>
        <w:right w:val="none" w:sz="0" w:space="0" w:color="auto"/>
      </w:divBdr>
    </w:div>
    <w:div w:id="1072503360">
      <w:bodyDiv w:val="1"/>
      <w:marLeft w:val="0"/>
      <w:marRight w:val="0"/>
      <w:marTop w:val="0"/>
      <w:marBottom w:val="0"/>
      <w:divBdr>
        <w:top w:val="none" w:sz="0" w:space="0" w:color="auto"/>
        <w:left w:val="none" w:sz="0" w:space="0" w:color="auto"/>
        <w:bottom w:val="none" w:sz="0" w:space="0" w:color="auto"/>
        <w:right w:val="none" w:sz="0" w:space="0" w:color="auto"/>
      </w:divBdr>
    </w:div>
    <w:div w:id="1139224907">
      <w:bodyDiv w:val="1"/>
      <w:marLeft w:val="0"/>
      <w:marRight w:val="0"/>
      <w:marTop w:val="0"/>
      <w:marBottom w:val="0"/>
      <w:divBdr>
        <w:top w:val="none" w:sz="0" w:space="0" w:color="auto"/>
        <w:left w:val="none" w:sz="0" w:space="0" w:color="auto"/>
        <w:bottom w:val="none" w:sz="0" w:space="0" w:color="auto"/>
        <w:right w:val="none" w:sz="0" w:space="0" w:color="auto"/>
      </w:divBdr>
    </w:div>
    <w:div w:id="1475415055">
      <w:bodyDiv w:val="1"/>
      <w:marLeft w:val="0"/>
      <w:marRight w:val="0"/>
      <w:marTop w:val="0"/>
      <w:marBottom w:val="0"/>
      <w:divBdr>
        <w:top w:val="none" w:sz="0" w:space="0" w:color="auto"/>
        <w:left w:val="none" w:sz="0" w:space="0" w:color="auto"/>
        <w:bottom w:val="none" w:sz="0" w:space="0" w:color="auto"/>
        <w:right w:val="none" w:sz="0" w:space="0" w:color="auto"/>
      </w:divBdr>
    </w:div>
    <w:div w:id="1555700752">
      <w:bodyDiv w:val="1"/>
      <w:marLeft w:val="0"/>
      <w:marRight w:val="0"/>
      <w:marTop w:val="0"/>
      <w:marBottom w:val="0"/>
      <w:divBdr>
        <w:top w:val="none" w:sz="0" w:space="0" w:color="auto"/>
        <w:left w:val="none" w:sz="0" w:space="0" w:color="auto"/>
        <w:bottom w:val="none" w:sz="0" w:space="0" w:color="auto"/>
        <w:right w:val="none" w:sz="0" w:space="0" w:color="auto"/>
      </w:divBdr>
    </w:div>
    <w:div w:id="1772428297">
      <w:bodyDiv w:val="1"/>
      <w:marLeft w:val="0"/>
      <w:marRight w:val="0"/>
      <w:marTop w:val="0"/>
      <w:marBottom w:val="0"/>
      <w:divBdr>
        <w:top w:val="none" w:sz="0" w:space="0" w:color="auto"/>
        <w:left w:val="none" w:sz="0" w:space="0" w:color="auto"/>
        <w:bottom w:val="none" w:sz="0" w:space="0" w:color="auto"/>
        <w:right w:val="none" w:sz="0" w:space="0" w:color="auto"/>
      </w:divBdr>
    </w:div>
    <w:div w:id="178797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customXml" Target="../customXml/item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microsoft.com/office/2011/relationships/people" Target="people.xml" Id="rId15" /><Relationship Type="http://schemas.openxmlformats.org/officeDocument/2006/relationships/footer" Target="footer1.xml" Id="rId10" /><Relationship Type="http://schemas.openxmlformats.org/officeDocument/2006/relationships/customXml" Target="../customXml/item4.xml" Id="rId19"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92CC8A7-7838-43A3-85F9-0B2CD7C7A026}">
  <ds:schemaRefs>
    <ds:schemaRef ds:uri="http://schemas.openxmlformats.org/officeDocument/2006/bibliography"/>
  </ds:schemaRefs>
</ds:datastoreItem>
</file>

<file path=customXml/itemProps2.xml><?xml version="1.0" encoding="utf-8"?>
<ds:datastoreItem xmlns:ds="http://schemas.openxmlformats.org/officeDocument/2006/customXml" ds:itemID="{58C6FBD8-1596-428D-8724-3A18168B8AD1}"/>
</file>

<file path=customXml/itemProps3.xml><?xml version="1.0" encoding="utf-8"?>
<ds:datastoreItem xmlns:ds="http://schemas.openxmlformats.org/officeDocument/2006/customXml" ds:itemID="{1C829767-6273-4536-A0DB-E94C95EFF6C8}"/>
</file>

<file path=customXml/itemProps4.xml><?xml version="1.0" encoding="utf-8"?>
<ds:datastoreItem xmlns:ds="http://schemas.openxmlformats.org/officeDocument/2006/customXml" ds:itemID="{0158034C-5689-47D4-B4EA-A7DE77F0E4D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Cobec Letterhead</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Maurice Hoffman</cp:lastModifiedBy>
  <cp:revision>11</cp:revision>
  <cp:lastPrinted>2014-02-04T19:23:00Z</cp:lastPrinted>
  <dcterms:created xsi:type="dcterms:W3CDTF">2022-07-06T18:20:00Z</dcterms:created>
  <dcterms:modified xsi:type="dcterms:W3CDTF">2024-03-27T15:03:39Z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