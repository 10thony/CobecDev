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78DB6030" w:rsidR="00AF1E63" w:rsidRPr="00FE7E6D" w:rsidRDefault="00F803E9" w:rsidP="003B565A">
      <w:pPr>
        <w:jc w:val="both"/>
        <w:rPr>
          <w:rFonts w:ascii="Times New Roman" w:hAnsi="Times New Roman"/>
          <w:b/>
          <w:sz w:val="24"/>
          <w:szCs w:val="24"/>
          <w:u w:val="single"/>
        </w:rPr>
      </w:pPr>
      <w:r w:rsidRPr="00FE7E6D">
        <w:rPr>
          <w:rFonts w:ascii="Times New Roman" w:hAnsi="Times New Roman"/>
          <w:sz w:val="24"/>
          <w:szCs w:val="24"/>
        </w:rPr>
        <w:t xml:space="preserve">Mr. Hom is an accomplished government and private sector consultant with over 25 years of experience </w:t>
      </w:r>
      <w:r w:rsidR="007453F9" w:rsidRPr="00FE7E6D">
        <w:rPr>
          <w:rFonts w:ascii="Times New Roman" w:hAnsi="Times New Roman"/>
          <w:sz w:val="24"/>
          <w:szCs w:val="24"/>
        </w:rPr>
        <w:t>and</w:t>
      </w:r>
      <w:r w:rsidRPr="00FE7E6D">
        <w:rPr>
          <w:rFonts w:ascii="Times New Roman" w:hAnsi="Times New Roman"/>
          <w:sz w:val="24"/>
          <w:szCs w:val="24"/>
        </w:rPr>
        <w:t xml:space="preserve"> leadership</w:t>
      </w:r>
      <w:r w:rsidR="007453F9" w:rsidRPr="00FE7E6D">
        <w:rPr>
          <w:rFonts w:ascii="Times New Roman" w:hAnsi="Times New Roman"/>
          <w:sz w:val="24"/>
          <w:szCs w:val="24"/>
        </w:rPr>
        <w:t xml:space="preserve"> </w:t>
      </w:r>
      <w:ins w:id="0" w:author="Keith Robertson" w:date="2023-03-14T07:14:00Z">
        <w:r w:rsidR="009122AB">
          <w:rPr>
            <w:rFonts w:ascii="Times New Roman" w:hAnsi="Times New Roman"/>
            <w:sz w:val="24"/>
            <w:szCs w:val="24"/>
          </w:rPr>
          <w:t xml:space="preserve">in </w:t>
        </w:r>
      </w:ins>
      <w:del w:id="1" w:author="Keith Robertson" w:date="2023-03-14T07:15:00Z">
        <w:r w:rsidRPr="00FE7E6D" w:rsidDel="009122AB">
          <w:rPr>
            <w:rFonts w:ascii="Times New Roman" w:hAnsi="Times New Roman"/>
            <w:sz w:val="24"/>
            <w:szCs w:val="24"/>
          </w:rPr>
          <w:delText xml:space="preserve">systems </w:delText>
        </w:r>
      </w:del>
      <w:r w:rsidRPr="00FE7E6D">
        <w:rPr>
          <w:rFonts w:ascii="Times New Roman" w:hAnsi="Times New Roman"/>
          <w:sz w:val="24"/>
          <w:szCs w:val="24"/>
        </w:rPr>
        <w:t xml:space="preserve">engineering applications for </w:t>
      </w:r>
      <w:r w:rsidR="00D94F1E">
        <w:rPr>
          <w:rFonts w:ascii="Times New Roman" w:hAnsi="Times New Roman"/>
          <w:sz w:val="24"/>
          <w:szCs w:val="24"/>
        </w:rPr>
        <w:t xml:space="preserve">multiple </w:t>
      </w:r>
      <w:r w:rsidRPr="00FE7E6D">
        <w:rPr>
          <w:rFonts w:ascii="Times New Roman" w:hAnsi="Times New Roman"/>
          <w:sz w:val="24"/>
          <w:szCs w:val="24"/>
        </w:rPr>
        <w:t>successful investment decisions</w:t>
      </w:r>
      <w:r w:rsidR="007453F9" w:rsidRPr="00FE7E6D">
        <w:rPr>
          <w:rFonts w:ascii="Times New Roman" w:hAnsi="Times New Roman"/>
          <w:sz w:val="24"/>
          <w:szCs w:val="24"/>
        </w:rPr>
        <w:t xml:space="preserve"> and </w:t>
      </w:r>
      <w:r w:rsidR="00D94F1E">
        <w:rPr>
          <w:rFonts w:ascii="Times New Roman" w:hAnsi="Times New Roman"/>
          <w:sz w:val="24"/>
          <w:szCs w:val="24"/>
        </w:rPr>
        <w:t xml:space="preserve">ongoing </w:t>
      </w:r>
      <w:r w:rsidR="007453F9" w:rsidRPr="00FE7E6D">
        <w:rPr>
          <w:rFonts w:ascii="Times New Roman" w:hAnsi="Times New Roman"/>
          <w:sz w:val="24"/>
          <w:szCs w:val="24"/>
        </w:rPr>
        <w:t>budget analysis</w:t>
      </w:r>
      <w:r w:rsidRPr="00FE7E6D">
        <w:rPr>
          <w:rFonts w:ascii="Times New Roman" w:hAnsi="Times New Roman"/>
          <w:sz w:val="24"/>
          <w:szCs w:val="24"/>
        </w:rPr>
        <w:t xml:space="preserve">. Mr. Hom’s areas of </w:t>
      </w:r>
      <w:r w:rsidR="007453F9" w:rsidRPr="00FE7E6D">
        <w:rPr>
          <w:rFonts w:ascii="Times New Roman" w:hAnsi="Times New Roman"/>
          <w:sz w:val="24"/>
          <w:szCs w:val="24"/>
        </w:rPr>
        <w:t>service delivery</w:t>
      </w:r>
      <w:r w:rsidRPr="00FE7E6D">
        <w:rPr>
          <w:rFonts w:ascii="Times New Roman" w:hAnsi="Times New Roman"/>
          <w:sz w:val="24"/>
          <w:szCs w:val="24"/>
        </w:rPr>
        <w:t xml:space="preserve"> leadership includes technical alternatives investment analysis, </w:t>
      </w:r>
      <w:r w:rsidR="001526E2">
        <w:rPr>
          <w:rFonts w:ascii="Times New Roman" w:hAnsi="Times New Roman"/>
          <w:sz w:val="24"/>
          <w:szCs w:val="24"/>
        </w:rPr>
        <w:t>engineering analysis</w:t>
      </w:r>
      <w:r w:rsidR="00D738A0">
        <w:rPr>
          <w:rFonts w:ascii="Times New Roman" w:hAnsi="Times New Roman"/>
          <w:sz w:val="24"/>
          <w:szCs w:val="24"/>
        </w:rPr>
        <w:t xml:space="preserve"> and solutioning</w:t>
      </w:r>
      <w:r w:rsidR="001526E2">
        <w:rPr>
          <w:rFonts w:ascii="Times New Roman" w:hAnsi="Times New Roman"/>
          <w:sz w:val="24"/>
          <w:szCs w:val="24"/>
        </w:rPr>
        <w:t xml:space="preserve">, </w:t>
      </w:r>
      <w:r w:rsidRPr="00FE7E6D">
        <w:rPr>
          <w:rFonts w:ascii="Times New Roman" w:hAnsi="Times New Roman"/>
          <w:sz w:val="24"/>
          <w:szCs w:val="24"/>
        </w:rPr>
        <w:t>cost estimation, financ</w:t>
      </w:r>
      <w:r w:rsidR="002D77FE" w:rsidRPr="00FE7E6D">
        <w:rPr>
          <w:rFonts w:ascii="Times New Roman" w:hAnsi="Times New Roman"/>
          <w:sz w:val="24"/>
          <w:szCs w:val="24"/>
        </w:rPr>
        <w:t>ial management</w:t>
      </w:r>
      <w:r w:rsidRPr="00FE7E6D">
        <w:rPr>
          <w:rFonts w:ascii="Times New Roman" w:hAnsi="Times New Roman"/>
          <w:sz w:val="24"/>
          <w:szCs w:val="24"/>
        </w:rPr>
        <w:t>,</w:t>
      </w:r>
      <w:r w:rsidR="00CC2C1C" w:rsidRPr="00FE7E6D">
        <w:rPr>
          <w:rFonts w:ascii="Times New Roman" w:hAnsi="Times New Roman"/>
          <w:sz w:val="24"/>
          <w:szCs w:val="24"/>
        </w:rPr>
        <w:t xml:space="preserve"> benefits quantification,</w:t>
      </w:r>
      <w:r w:rsidRPr="00FE7E6D">
        <w:rPr>
          <w:rFonts w:ascii="Times New Roman" w:hAnsi="Times New Roman"/>
          <w:sz w:val="24"/>
          <w:szCs w:val="24"/>
        </w:rPr>
        <w:t xml:space="preserve"> program control, acquisition, </w:t>
      </w:r>
      <w:r w:rsidR="009340CC" w:rsidRPr="00FE7E6D">
        <w:rPr>
          <w:rFonts w:ascii="Times New Roman" w:hAnsi="Times New Roman"/>
          <w:sz w:val="24"/>
          <w:szCs w:val="24"/>
        </w:rPr>
        <w:t xml:space="preserve">spend plan analysis, </w:t>
      </w:r>
      <w:r w:rsidRPr="00FE7E6D">
        <w:rPr>
          <w:rFonts w:ascii="Times New Roman" w:hAnsi="Times New Roman"/>
          <w:sz w:val="24"/>
          <w:szCs w:val="24"/>
        </w:rPr>
        <w:t>risk analysis, and business development</w:t>
      </w:r>
      <w:r w:rsidR="00AF1E63" w:rsidRPr="00FE7E6D">
        <w:rPr>
          <w:rFonts w:ascii="Times New Roman" w:hAnsi="Times New Roman"/>
          <w:sz w:val="24"/>
          <w:szCs w:val="24"/>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FCB7511" w14:textId="6E641200" w:rsidR="00932A33" w:rsidRDefault="00740B4C">
            <w:pPr>
              <w:rPr>
                <w:rFonts w:ascii="Times New Roman" w:hAnsi="Times New Roman" w:cs="Times New Roman"/>
                <w:b/>
                <w:bCs/>
                <w:sz w:val="24"/>
                <w:szCs w:val="24"/>
              </w:rPr>
            </w:pPr>
            <w:r>
              <w:rPr>
                <w:rFonts w:ascii="Times New Roman" w:hAnsi="Times New Roman" w:cs="Times New Roman"/>
                <w:b/>
                <w:bCs/>
                <w:sz w:val="24"/>
                <w:szCs w:val="24"/>
              </w:rPr>
              <w:t xml:space="preserve">Acquisition Management System </w:t>
            </w:r>
            <w:r w:rsidR="00DB12D7">
              <w:rPr>
                <w:rFonts w:ascii="Times New Roman" w:hAnsi="Times New Roman" w:cs="Times New Roman"/>
                <w:b/>
                <w:bCs/>
                <w:sz w:val="24"/>
                <w:szCs w:val="24"/>
              </w:rPr>
              <w:t>Domain Expert</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10138ACE" w:rsidR="00932A33" w:rsidRPr="00C16E5A" w:rsidRDefault="004750E3"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8</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sidR="001526E2">
              <w:rPr>
                <w:rFonts w:ascii="Times New Roman" w:hAnsi="Times New Roman" w:cs="Times New Roman"/>
                <w:sz w:val="24"/>
                <w:szCs w:val="24"/>
              </w:rPr>
              <w:t>8</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6D87B538" w14:textId="5E7668F9" w:rsidR="006F2130" w:rsidRPr="006F2130" w:rsidRDefault="006F2130">
      <w:pPr>
        <w:pStyle w:val="ListParagraph"/>
        <w:numPr>
          <w:ilvl w:val="0"/>
          <w:numId w:val="4"/>
        </w:numPr>
        <w:spacing w:after="120"/>
        <w:rPr>
          <w:ins w:id="2" w:author="Keith Robertson" w:date="2023-03-14T07:01:00Z"/>
          <w:rFonts w:ascii="Times New Roman" w:hAnsi="Times New Roman"/>
          <w:bCs/>
          <w:iCs/>
          <w:sz w:val="24"/>
          <w:szCs w:val="24"/>
          <w:rPrChange w:id="3" w:author="Keith Robertson" w:date="2023-03-14T07:09:00Z">
            <w:rPr>
              <w:ins w:id="4" w:author="Keith Robertson" w:date="2023-03-14T07:01:00Z"/>
            </w:rPr>
          </w:rPrChange>
        </w:rPr>
        <w:pPrChange w:id="5" w:author="Keith Robertson" w:date="2023-03-14T07:09:00Z">
          <w:pPr>
            <w:pStyle w:val="ListParagraph"/>
            <w:numPr>
              <w:numId w:val="1"/>
            </w:numPr>
            <w:spacing w:after="120"/>
            <w:ind w:left="360" w:hanging="360"/>
            <w:jc w:val="both"/>
          </w:pPr>
        </w:pPrChange>
      </w:pPr>
      <w:ins w:id="6" w:author="Keith Robertson" w:date="2023-03-14T07:01:00Z">
        <w:r w:rsidRPr="006F2130">
          <w:rPr>
            <w:rFonts w:ascii="Times New Roman" w:hAnsi="Times New Roman"/>
            <w:bCs/>
            <w:iCs/>
            <w:sz w:val="24"/>
            <w:szCs w:val="24"/>
            <w:rPrChange w:id="7" w:author="Keith Robertson" w:date="2023-03-14T07:09:00Z">
              <w:rPr>
                <w:sz w:val="24"/>
                <w:szCs w:val="24"/>
              </w:rPr>
            </w:rPrChange>
          </w:rPr>
          <w:t>Tech</w:t>
        </w:r>
      </w:ins>
      <w:ins w:id="8" w:author="Keith Robertson" w:date="2023-03-14T07:02:00Z">
        <w:r w:rsidRPr="006F2130">
          <w:rPr>
            <w:rFonts w:ascii="Times New Roman" w:hAnsi="Times New Roman"/>
            <w:bCs/>
            <w:iCs/>
            <w:sz w:val="24"/>
            <w:szCs w:val="24"/>
            <w:rPrChange w:id="9" w:author="Keith Robertson" w:date="2023-03-14T07:09:00Z">
              <w:rPr>
                <w:sz w:val="24"/>
                <w:szCs w:val="24"/>
              </w:rPr>
            </w:rPrChange>
          </w:rPr>
          <w:t xml:space="preserve">nical lead for Terminal Automation Modernization and Replacement </w:t>
        </w:r>
      </w:ins>
      <w:ins w:id="10" w:author="Keith Robertson" w:date="2023-03-14T07:03:00Z">
        <w:r w:rsidRPr="006F2130">
          <w:rPr>
            <w:rFonts w:ascii="Times New Roman" w:hAnsi="Times New Roman"/>
            <w:bCs/>
            <w:iCs/>
            <w:sz w:val="24"/>
            <w:szCs w:val="24"/>
            <w:rPrChange w:id="11" w:author="Keith Robertson" w:date="2023-03-14T07:09:00Z">
              <w:rPr>
                <w:sz w:val="24"/>
                <w:szCs w:val="24"/>
              </w:rPr>
            </w:rPrChange>
          </w:rPr>
          <w:t>(TAMR) Phase 3 (P3) Segment 1 (S1)</w:t>
        </w:r>
      </w:ins>
      <w:ins w:id="12" w:author="Keith Robertson" w:date="2023-03-14T07:04:00Z">
        <w:r w:rsidRPr="006F2130">
          <w:rPr>
            <w:rFonts w:ascii="Times New Roman" w:hAnsi="Times New Roman"/>
            <w:bCs/>
            <w:iCs/>
            <w:sz w:val="24"/>
            <w:szCs w:val="24"/>
            <w:rPrChange w:id="13" w:author="Keith Robertson" w:date="2023-03-14T07:09:00Z">
              <w:rPr>
                <w:sz w:val="24"/>
                <w:szCs w:val="24"/>
              </w:rPr>
            </w:rPrChange>
          </w:rPr>
          <w:t xml:space="preserve"> and </w:t>
        </w:r>
      </w:ins>
      <w:ins w:id="14" w:author="Keith Robertson" w:date="2023-03-14T07:03:00Z">
        <w:r w:rsidRPr="006F2130">
          <w:rPr>
            <w:rFonts w:ascii="Times New Roman" w:hAnsi="Times New Roman"/>
            <w:bCs/>
            <w:iCs/>
            <w:sz w:val="24"/>
            <w:szCs w:val="24"/>
            <w:rPrChange w:id="15" w:author="Keith Robertson" w:date="2023-03-14T07:09:00Z">
              <w:rPr>
                <w:sz w:val="24"/>
                <w:szCs w:val="24"/>
              </w:rPr>
            </w:rPrChange>
          </w:rPr>
          <w:t>Segment 2 (S2)</w:t>
        </w:r>
      </w:ins>
      <w:ins w:id="16" w:author="Keith Robertson" w:date="2023-03-14T07:04:00Z">
        <w:r w:rsidRPr="006F2130">
          <w:rPr>
            <w:rFonts w:ascii="Times New Roman" w:hAnsi="Times New Roman"/>
            <w:bCs/>
            <w:iCs/>
            <w:sz w:val="24"/>
            <w:szCs w:val="24"/>
            <w:rPrChange w:id="17" w:author="Keith Robertson" w:date="2023-03-14T07:09:00Z">
              <w:rPr>
                <w:sz w:val="24"/>
                <w:szCs w:val="24"/>
              </w:rPr>
            </w:rPrChange>
          </w:rPr>
          <w:t xml:space="preserve"> - </w:t>
        </w:r>
        <w:r w:rsidRPr="006F2130">
          <w:rPr>
            <w:rFonts w:ascii="Times New Roman" w:hAnsi="Times New Roman"/>
            <w:bCs/>
            <w:iCs/>
            <w:sz w:val="24"/>
            <w:szCs w:val="24"/>
            <w:rPrChange w:id="18" w:author="Keith Robertson" w:date="2023-03-14T07:09:00Z">
              <w:rPr/>
            </w:rPrChange>
          </w:rPr>
          <w:t>Directly supporte</w:t>
        </w:r>
      </w:ins>
      <w:ins w:id="19" w:author="Keith Robertson" w:date="2023-03-14T07:05:00Z">
        <w:r w:rsidRPr="006F2130">
          <w:rPr>
            <w:rFonts w:ascii="Times New Roman" w:hAnsi="Times New Roman"/>
            <w:bCs/>
            <w:iCs/>
            <w:sz w:val="24"/>
            <w:szCs w:val="24"/>
            <w:rPrChange w:id="20" w:author="Keith Robertson" w:date="2023-03-14T07:09:00Z">
              <w:rPr/>
            </w:rPrChange>
          </w:rPr>
          <w:t>d</w:t>
        </w:r>
      </w:ins>
      <w:ins w:id="21" w:author="Keith Robertson" w:date="2023-03-14T07:04:00Z">
        <w:r w:rsidRPr="006F2130">
          <w:rPr>
            <w:rFonts w:ascii="Times New Roman" w:hAnsi="Times New Roman"/>
            <w:bCs/>
            <w:iCs/>
            <w:sz w:val="24"/>
            <w:szCs w:val="24"/>
            <w:rPrChange w:id="22" w:author="Keith Robertson" w:date="2023-03-14T07:09:00Z">
              <w:rPr/>
            </w:rPrChange>
          </w:rPr>
          <w:t xml:space="preserve"> the TAMR P3 PM with strategic planning, scheduling and coordination of technical and administrative tasks and with the development, execution, and identification of solutions to multiple complex technical, business, and programmatic issues.</w:t>
        </w:r>
      </w:ins>
      <w:ins w:id="23" w:author="Keith Robertson" w:date="2023-03-14T07:06:00Z">
        <w:r w:rsidRPr="006F2130">
          <w:rPr>
            <w:rFonts w:ascii="Times New Roman" w:hAnsi="Times New Roman"/>
            <w:bCs/>
            <w:iCs/>
            <w:sz w:val="24"/>
            <w:szCs w:val="24"/>
            <w:rPrChange w:id="24" w:author="Keith Robertson" w:date="2023-03-14T07:09:00Z">
              <w:rPr/>
            </w:rPrChange>
          </w:rPr>
          <w:t xml:space="preserve">  Developed and maintained the ETC investment analysis schedule and budget for the TAMR P3 S1 ETC; developed for TAMR P3 S1 Business Manager team process improvement procedures and documentation; developed for TAMR P3 S1 PM and Business Manager multiple program draft strategy and status briefings and program documentation.</w:t>
        </w:r>
      </w:ins>
      <w:ins w:id="25" w:author="Keith Robertson" w:date="2023-03-14T07:07:00Z">
        <w:r w:rsidRPr="006F2130">
          <w:rPr>
            <w:rFonts w:ascii="Times New Roman" w:hAnsi="Times New Roman"/>
            <w:bCs/>
            <w:iCs/>
            <w:sz w:val="24"/>
            <w:szCs w:val="24"/>
            <w:rPrChange w:id="26" w:author="Keith Robertson" w:date="2023-03-14T07:09:00Z">
              <w:rPr/>
            </w:rPrChange>
          </w:rPr>
          <w:t xml:space="preserve"> Supported TAMR P3 S1 Business Manager with development of annual budget formation RPD, 5-year spend plan workbook development; developed multiple stakeholder briefings for Program Manager and completed multiple spend plan impact analysis reviews.</w:t>
        </w:r>
      </w:ins>
      <w:ins w:id="27" w:author="Keith Robertson" w:date="2023-03-14T07:08:00Z">
        <w:r w:rsidRPr="006F2130">
          <w:rPr>
            <w:rFonts w:ascii="Times New Roman" w:hAnsi="Times New Roman"/>
            <w:bCs/>
            <w:iCs/>
            <w:sz w:val="24"/>
            <w:szCs w:val="24"/>
            <w:rPrChange w:id="28" w:author="Keith Robertson" w:date="2023-03-14T07:09:00Z">
              <w:rPr/>
            </w:rPrChange>
          </w:rPr>
          <w:t xml:space="preserve"> Lead TAMR P3 S2 cost estimator for successful JRC FID, team development of preferred alternative </w:t>
        </w:r>
        <w:proofErr w:type="gramStart"/>
        <w:r w:rsidRPr="006F2130">
          <w:rPr>
            <w:rFonts w:ascii="Times New Roman" w:hAnsi="Times New Roman"/>
            <w:bCs/>
            <w:iCs/>
            <w:sz w:val="24"/>
            <w:szCs w:val="24"/>
            <w:rPrChange w:id="29" w:author="Keith Robertson" w:date="2023-03-14T07:09:00Z">
              <w:rPr/>
            </w:rPrChange>
          </w:rPr>
          <w:t>risk-adjusted</w:t>
        </w:r>
        <w:proofErr w:type="gramEnd"/>
        <w:r w:rsidRPr="006F2130">
          <w:rPr>
            <w:rFonts w:ascii="Times New Roman" w:hAnsi="Times New Roman"/>
            <w:bCs/>
            <w:iCs/>
            <w:sz w:val="24"/>
            <w:szCs w:val="24"/>
            <w:rPrChange w:id="30" w:author="Keith Robertson" w:date="2023-03-14T07:09:00Z">
              <w:rPr/>
            </w:rPrChange>
          </w:rPr>
          <w:t xml:space="preserve"> LCCE for FID; developed TAMR P3 S2 FID Business Case Analysis Report (BCAR); supported development of TAMR P3 S2 CFO Package IGCE and developed TAMR P3 S2 CEP.  </w:t>
        </w:r>
      </w:ins>
    </w:p>
    <w:p w14:paraId="09E66B42" w14:textId="4697795B" w:rsidR="00FE3413" w:rsidRPr="00FE7E6D"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Technical Lead for</w:t>
      </w:r>
      <w:r w:rsidR="0033778D">
        <w:rPr>
          <w:rFonts w:ascii="Times New Roman" w:hAnsi="Times New Roman"/>
          <w:bCs/>
          <w:iCs/>
          <w:sz w:val="24"/>
          <w:szCs w:val="24"/>
        </w:rPr>
        <w:t xml:space="preserve"> </w:t>
      </w:r>
      <w:r w:rsidR="00B4379F">
        <w:rPr>
          <w:rFonts w:ascii="Times New Roman" w:hAnsi="Times New Roman"/>
          <w:bCs/>
          <w:iCs/>
          <w:sz w:val="24"/>
          <w:szCs w:val="24"/>
        </w:rPr>
        <w:t xml:space="preserve">FAA </w:t>
      </w:r>
      <w:r w:rsidR="00146C76">
        <w:rPr>
          <w:rFonts w:ascii="Times New Roman" w:hAnsi="Times New Roman"/>
          <w:bCs/>
          <w:iCs/>
          <w:sz w:val="24"/>
          <w:szCs w:val="24"/>
        </w:rPr>
        <w:t>Enterprise Information Display System (</w:t>
      </w:r>
      <w:r w:rsidRPr="00FE7E6D">
        <w:rPr>
          <w:rFonts w:ascii="Times New Roman" w:hAnsi="Times New Roman"/>
          <w:bCs/>
          <w:iCs/>
          <w:sz w:val="24"/>
          <w:szCs w:val="24"/>
        </w:rPr>
        <w:t>E-IDS</w:t>
      </w:r>
      <w:r w:rsidR="00146C76">
        <w:rPr>
          <w:rFonts w:ascii="Times New Roman" w:hAnsi="Times New Roman"/>
          <w:bCs/>
          <w:iCs/>
          <w:sz w:val="24"/>
          <w:szCs w:val="24"/>
        </w:rPr>
        <w:t>) Program Management Organization (</w:t>
      </w:r>
      <w:r w:rsidR="00FE7E6D">
        <w:rPr>
          <w:rFonts w:ascii="Times New Roman" w:hAnsi="Times New Roman"/>
          <w:bCs/>
          <w:iCs/>
          <w:sz w:val="24"/>
          <w:szCs w:val="24"/>
        </w:rPr>
        <w:t>PMO</w:t>
      </w:r>
      <w:r w:rsidR="00146C76">
        <w:rPr>
          <w:rFonts w:ascii="Times New Roman" w:hAnsi="Times New Roman"/>
          <w:bCs/>
          <w:iCs/>
          <w:sz w:val="24"/>
          <w:szCs w:val="24"/>
        </w:rPr>
        <w:t>)</w:t>
      </w:r>
      <w:r w:rsidRPr="00FE7E6D">
        <w:rPr>
          <w:rFonts w:ascii="Times New Roman" w:hAnsi="Times New Roman"/>
          <w:bCs/>
          <w:iCs/>
          <w:sz w:val="24"/>
          <w:szCs w:val="24"/>
        </w:rPr>
        <w:t xml:space="preserve"> support – le</w:t>
      </w:r>
      <w:ins w:id="31" w:author="Keith Robertson" w:date="2023-03-14T07:00:00Z">
        <w:r w:rsidR="006F2130">
          <w:rPr>
            <w:rFonts w:ascii="Times New Roman" w:hAnsi="Times New Roman"/>
            <w:bCs/>
            <w:iCs/>
            <w:sz w:val="24"/>
            <w:szCs w:val="24"/>
          </w:rPr>
          <w:t>d</w:t>
        </w:r>
      </w:ins>
      <w:del w:id="32" w:author="Keith Robertson" w:date="2023-03-14T07:00:00Z">
        <w:r w:rsidRPr="00FE7E6D" w:rsidDel="006F2130">
          <w:rPr>
            <w:rFonts w:ascii="Times New Roman" w:hAnsi="Times New Roman"/>
            <w:bCs/>
            <w:iCs/>
            <w:sz w:val="24"/>
            <w:szCs w:val="24"/>
          </w:rPr>
          <w:delText>ads</w:delText>
        </w:r>
      </w:del>
      <w:r w:rsidRPr="00FE7E6D">
        <w:rPr>
          <w:rFonts w:ascii="Times New Roman" w:hAnsi="Times New Roman"/>
          <w:bCs/>
          <w:iCs/>
          <w:sz w:val="24"/>
          <w:szCs w:val="24"/>
        </w:rPr>
        <w:t xml:space="preserve"> team for completion of </w:t>
      </w:r>
      <w:r w:rsidR="00B4379F">
        <w:rPr>
          <w:rFonts w:ascii="Times New Roman" w:hAnsi="Times New Roman"/>
          <w:bCs/>
          <w:iCs/>
          <w:sz w:val="24"/>
          <w:szCs w:val="24"/>
        </w:rPr>
        <w:t>Program Office (PO)</w:t>
      </w:r>
      <w:r w:rsidRPr="00FE7E6D">
        <w:rPr>
          <w:rFonts w:ascii="Times New Roman" w:hAnsi="Times New Roman"/>
          <w:bCs/>
          <w:iCs/>
          <w:sz w:val="24"/>
          <w:szCs w:val="24"/>
        </w:rPr>
        <w:t xml:space="preserve"> systems engineering </w:t>
      </w:r>
      <w:r w:rsidR="00570C81">
        <w:rPr>
          <w:rFonts w:ascii="Times New Roman" w:hAnsi="Times New Roman"/>
          <w:bCs/>
          <w:iCs/>
          <w:sz w:val="24"/>
          <w:szCs w:val="24"/>
        </w:rPr>
        <w:t xml:space="preserve">and software </w:t>
      </w:r>
      <w:r w:rsidRPr="00FE7E6D">
        <w:rPr>
          <w:rFonts w:ascii="Times New Roman" w:hAnsi="Times New Roman"/>
          <w:bCs/>
          <w:iCs/>
          <w:sz w:val="24"/>
          <w:szCs w:val="24"/>
        </w:rPr>
        <w:t xml:space="preserve">coordination and requirements review, </w:t>
      </w:r>
      <w:r w:rsidR="00570C81" w:rsidRPr="00570C81">
        <w:rPr>
          <w:rFonts w:ascii="Times New Roman" w:hAnsi="Times New Roman"/>
          <w:bCs/>
          <w:iCs/>
          <w:sz w:val="24"/>
          <w:szCs w:val="24"/>
        </w:rPr>
        <w:t xml:space="preserve">business case development, </w:t>
      </w:r>
      <w:r w:rsidRPr="00FE7E6D">
        <w:rPr>
          <w:rFonts w:ascii="Times New Roman" w:hAnsi="Times New Roman"/>
          <w:bCs/>
          <w:iCs/>
          <w:sz w:val="24"/>
          <w:szCs w:val="24"/>
        </w:rPr>
        <w:t xml:space="preserve">cost estimation, benefits estimation, scheduling, budget analysis, and risk assessment deliverables, including quality control reviews and detailed </w:t>
      </w:r>
      <w:r w:rsidR="00570C81">
        <w:rPr>
          <w:rFonts w:ascii="Times New Roman" w:hAnsi="Times New Roman"/>
          <w:bCs/>
          <w:iCs/>
          <w:sz w:val="24"/>
          <w:szCs w:val="24"/>
        </w:rPr>
        <w:t xml:space="preserve">engineering and business case </w:t>
      </w:r>
      <w:r w:rsidRPr="00FE7E6D">
        <w:rPr>
          <w:rFonts w:ascii="Times New Roman" w:hAnsi="Times New Roman"/>
          <w:bCs/>
          <w:iCs/>
          <w:sz w:val="24"/>
          <w:szCs w:val="24"/>
        </w:rPr>
        <w:t xml:space="preserve">assessments; led E-IDS PO Business Case Team as an ACAT 1 information systems program through </w:t>
      </w:r>
      <w:r w:rsidR="00146C76">
        <w:rPr>
          <w:rFonts w:ascii="Times New Roman" w:hAnsi="Times New Roman"/>
          <w:bCs/>
          <w:iCs/>
          <w:sz w:val="24"/>
          <w:szCs w:val="24"/>
        </w:rPr>
        <w:t>Acquisition Management System (</w:t>
      </w:r>
      <w:r w:rsidRPr="00FE7E6D">
        <w:rPr>
          <w:rFonts w:ascii="Times New Roman" w:hAnsi="Times New Roman"/>
          <w:bCs/>
          <w:iCs/>
          <w:sz w:val="24"/>
          <w:szCs w:val="24"/>
        </w:rPr>
        <w:t>AMS</w:t>
      </w:r>
      <w:r w:rsidR="00146C76">
        <w:rPr>
          <w:rFonts w:ascii="Times New Roman" w:hAnsi="Times New Roman"/>
          <w:bCs/>
          <w:iCs/>
          <w:sz w:val="24"/>
          <w:szCs w:val="24"/>
        </w:rPr>
        <w:t>) Joint Resources Council</w:t>
      </w:r>
      <w:r w:rsidRPr="00FE7E6D">
        <w:rPr>
          <w:rFonts w:ascii="Times New Roman" w:hAnsi="Times New Roman"/>
          <w:bCs/>
          <w:iCs/>
          <w:sz w:val="24"/>
          <w:szCs w:val="24"/>
        </w:rPr>
        <w:t xml:space="preserve"> </w:t>
      </w:r>
      <w:r w:rsidR="00146C76">
        <w:rPr>
          <w:rFonts w:ascii="Times New Roman" w:hAnsi="Times New Roman"/>
          <w:bCs/>
          <w:iCs/>
          <w:sz w:val="24"/>
          <w:szCs w:val="24"/>
        </w:rPr>
        <w:t>(</w:t>
      </w:r>
      <w:r w:rsidRPr="00FE7E6D">
        <w:rPr>
          <w:rFonts w:ascii="Times New Roman" w:hAnsi="Times New Roman"/>
          <w:bCs/>
          <w:iCs/>
          <w:sz w:val="24"/>
          <w:szCs w:val="24"/>
        </w:rPr>
        <w:t>JRC</w:t>
      </w:r>
      <w:r w:rsidR="00146C76">
        <w:rPr>
          <w:rFonts w:ascii="Times New Roman" w:hAnsi="Times New Roman"/>
          <w:bCs/>
          <w:iCs/>
          <w:sz w:val="24"/>
          <w:szCs w:val="24"/>
        </w:rPr>
        <w:t>)</w:t>
      </w:r>
      <w:r w:rsidRPr="00FE7E6D">
        <w:rPr>
          <w:rFonts w:ascii="Times New Roman" w:hAnsi="Times New Roman"/>
          <w:bCs/>
          <w:iCs/>
          <w:sz w:val="24"/>
          <w:szCs w:val="24"/>
        </w:rPr>
        <w:t xml:space="preserve"> IARD, </w:t>
      </w:r>
      <w:r w:rsidR="00B043F3">
        <w:rPr>
          <w:rFonts w:ascii="Times New Roman" w:hAnsi="Times New Roman"/>
          <w:bCs/>
          <w:iCs/>
          <w:sz w:val="24"/>
          <w:szCs w:val="24"/>
        </w:rPr>
        <w:t>Initial Investment Decision (</w:t>
      </w:r>
      <w:r w:rsidRPr="00FE7E6D">
        <w:rPr>
          <w:rFonts w:ascii="Times New Roman" w:hAnsi="Times New Roman"/>
          <w:bCs/>
          <w:iCs/>
          <w:sz w:val="24"/>
          <w:szCs w:val="24"/>
        </w:rPr>
        <w:t>IID</w:t>
      </w:r>
      <w:r w:rsidR="00B043F3">
        <w:rPr>
          <w:rFonts w:ascii="Times New Roman" w:hAnsi="Times New Roman"/>
          <w:bCs/>
          <w:iCs/>
          <w:sz w:val="24"/>
          <w:szCs w:val="24"/>
        </w:rPr>
        <w:t>)</w:t>
      </w:r>
      <w:r w:rsidRPr="00FE7E6D">
        <w:rPr>
          <w:rFonts w:ascii="Times New Roman" w:hAnsi="Times New Roman"/>
          <w:bCs/>
          <w:iCs/>
          <w:sz w:val="24"/>
          <w:szCs w:val="24"/>
        </w:rPr>
        <w:t>, and</w:t>
      </w:r>
      <w:r w:rsidR="004015FB">
        <w:rPr>
          <w:rFonts w:ascii="Times New Roman" w:hAnsi="Times New Roman"/>
          <w:bCs/>
          <w:iCs/>
          <w:sz w:val="24"/>
          <w:szCs w:val="24"/>
        </w:rPr>
        <w:t xml:space="preserve"> </w:t>
      </w:r>
      <w:r w:rsidR="00B043F3">
        <w:rPr>
          <w:rFonts w:ascii="Times New Roman" w:hAnsi="Times New Roman"/>
          <w:bCs/>
          <w:iCs/>
          <w:sz w:val="24"/>
          <w:szCs w:val="24"/>
        </w:rPr>
        <w:t>Final Investment Decision (</w:t>
      </w:r>
      <w:r w:rsidR="00FD0B3E">
        <w:rPr>
          <w:rFonts w:ascii="Times New Roman" w:hAnsi="Times New Roman"/>
          <w:bCs/>
          <w:iCs/>
          <w:sz w:val="24"/>
          <w:szCs w:val="24"/>
        </w:rPr>
        <w:t>FID</w:t>
      </w:r>
      <w:r w:rsidR="00B043F3">
        <w:rPr>
          <w:rFonts w:ascii="Times New Roman" w:hAnsi="Times New Roman"/>
          <w:bCs/>
          <w:iCs/>
          <w:sz w:val="24"/>
          <w:szCs w:val="24"/>
        </w:rPr>
        <w:t>)</w:t>
      </w:r>
      <w:r w:rsidRPr="00FE7E6D">
        <w:rPr>
          <w:rFonts w:ascii="Times New Roman" w:hAnsi="Times New Roman"/>
          <w:bCs/>
          <w:iCs/>
          <w:sz w:val="24"/>
          <w:szCs w:val="24"/>
        </w:rPr>
        <w:t xml:space="preserve">; performed analysis on systems engineering requirements, development, test and evaluation, and implementation strategies to interpret cost impacts, affordability, schedule impacts, and risks for project investment decisions; Business Case Lead for E-IDS – led and developed E-IDS IID </w:t>
      </w:r>
      <w:r w:rsidR="00B043F3">
        <w:rPr>
          <w:rFonts w:ascii="Times New Roman" w:hAnsi="Times New Roman"/>
          <w:bCs/>
          <w:iCs/>
          <w:sz w:val="24"/>
          <w:szCs w:val="24"/>
        </w:rPr>
        <w:t>Business Case Analysis Report (</w:t>
      </w:r>
      <w:r w:rsidRPr="00FE7E6D">
        <w:rPr>
          <w:rFonts w:ascii="Times New Roman" w:hAnsi="Times New Roman"/>
          <w:bCs/>
          <w:iCs/>
          <w:sz w:val="24"/>
          <w:szCs w:val="24"/>
        </w:rPr>
        <w:t>BCAR</w:t>
      </w:r>
      <w:r w:rsidR="00B043F3">
        <w:rPr>
          <w:rFonts w:ascii="Times New Roman" w:hAnsi="Times New Roman"/>
          <w:bCs/>
          <w:iCs/>
          <w:sz w:val="24"/>
          <w:szCs w:val="24"/>
        </w:rPr>
        <w:t>)</w:t>
      </w:r>
      <w:r w:rsidRPr="00FE7E6D">
        <w:rPr>
          <w:rFonts w:ascii="Times New Roman" w:hAnsi="Times New Roman"/>
          <w:bCs/>
          <w:iCs/>
          <w:sz w:val="24"/>
          <w:szCs w:val="24"/>
        </w:rPr>
        <w:t xml:space="preserve">; provided oversight for team’s benefits and sustainment analysis; developed risk adjusted ROM cost estimate for E-IDS IARD; </w:t>
      </w:r>
      <w:r w:rsidR="00146C76">
        <w:rPr>
          <w:rFonts w:ascii="Times New Roman" w:hAnsi="Times New Roman"/>
          <w:bCs/>
          <w:iCs/>
          <w:sz w:val="24"/>
          <w:szCs w:val="24"/>
        </w:rPr>
        <w:t>p</w:t>
      </w:r>
      <w:r w:rsidRPr="00FE7E6D">
        <w:rPr>
          <w:rFonts w:ascii="Times New Roman" w:hAnsi="Times New Roman"/>
          <w:bCs/>
          <w:iCs/>
          <w:sz w:val="24"/>
          <w:szCs w:val="24"/>
        </w:rPr>
        <w:t>erforms capabilities and shortfall analysis; developed multiple types of briefings for Program Manager and senior stakeholders.</w:t>
      </w:r>
    </w:p>
    <w:p w14:paraId="075E4263" w14:textId="5E0A05B1" w:rsidR="006F2130" w:rsidRPr="009122AB" w:rsidRDefault="006F2130" w:rsidP="009122AB">
      <w:pPr>
        <w:pStyle w:val="ListParagraph"/>
        <w:numPr>
          <w:ilvl w:val="0"/>
          <w:numId w:val="1"/>
        </w:numPr>
        <w:spacing w:after="120"/>
        <w:jc w:val="both"/>
        <w:rPr>
          <w:rFonts w:ascii="Times New Roman" w:hAnsi="Times New Roman"/>
          <w:bCs/>
          <w:iCs/>
          <w:sz w:val="24"/>
          <w:szCs w:val="24"/>
          <w:rPrChange w:id="33" w:author="Keith Robertson" w:date="2023-03-14T07:11:00Z">
            <w:rPr/>
          </w:rPrChange>
        </w:rPr>
      </w:pPr>
      <w:r w:rsidRPr="009122AB">
        <w:rPr>
          <w:rFonts w:ascii="Times New Roman" w:hAnsi="Times New Roman"/>
          <w:bCs/>
          <w:iCs/>
          <w:sz w:val="24"/>
          <w:szCs w:val="24"/>
        </w:rPr>
        <w:t>Technical Lead for FAA Safety and Technical Education Platform (STEP) – provides current oversight for all JRC IARD AMS deliverables; provided oversight for successful Concept and Requirements Definition Readiness Decision (CRDRD) and current Investment Analysis Readiness Decision (IARD) investment analysis, engineering system views and overviews, requirements development and reviews, functional analysis, shortfall analysis and quantification, cost estimation, decision point and implementation scheduling development; led coordination of Concept of Operations (CONOPS) Document, Concept and Requirements Definition (CRD) Plan, Service-Oriented Architecture (SOA) evaluations, preliminary Shortfall Analysis Report (SAR), and annual investment analysis spend plan</w:t>
      </w:r>
      <w:ins w:id="34" w:author="Keith Robertson" w:date="2023-03-14T07:11:00Z">
        <w:r w:rsidR="009122AB">
          <w:rPr>
            <w:rFonts w:ascii="Times New Roman" w:hAnsi="Times New Roman"/>
            <w:bCs/>
            <w:iCs/>
            <w:sz w:val="24"/>
            <w:szCs w:val="24"/>
          </w:rPr>
          <w:t>.</w:t>
        </w:r>
      </w:ins>
    </w:p>
    <w:p w14:paraId="237E9774" w14:textId="58C136C0" w:rsidR="002624D1"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Functional Lead for FAA </w:t>
      </w:r>
      <w:r w:rsidR="00B043F3">
        <w:rPr>
          <w:rFonts w:ascii="Times New Roman" w:hAnsi="Times New Roman"/>
          <w:bCs/>
          <w:iCs/>
          <w:sz w:val="24"/>
          <w:szCs w:val="24"/>
        </w:rPr>
        <w:t>Operational Analysis and Reporting System (</w:t>
      </w:r>
      <w:r w:rsidRPr="00FE7E6D">
        <w:rPr>
          <w:rFonts w:ascii="Times New Roman" w:hAnsi="Times New Roman"/>
          <w:bCs/>
          <w:iCs/>
          <w:sz w:val="24"/>
          <w:szCs w:val="24"/>
        </w:rPr>
        <w:t>OARS</w:t>
      </w:r>
      <w:r w:rsidR="00B043F3">
        <w:rPr>
          <w:rFonts w:ascii="Times New Roman" w:hAnsi="Times New Roman"/>
          <w:bCs/>
          <w:iCs/>
          <w:sz w:val="24"/>
          <w:szCs w:val="24"/>
        </w:rPr>
        <w:t>) JRC IARD and IID</w:t>
      </w:r>
      <w:r w:rsidRPr="00FE7E6D">
        <w:rPr>
          <w:rFonts w:ascii="Times New Roman" w:hAnsi="Times New Roman"/>
          <w:bCs/>
          <w:iCs/>
          <w:sz w:val="24"/>
          <w:szCs w:val="24"/>
        </w:rPr>
        <w:t xml:space="preserve"> – </w:t>
      </w:r>
      <w:r w:rsidR="00B043F3">
        <w:rPr>
          <w:rFonts w:ascii="Times New Roman" w:hAnsi="Times New Roman"/>
          <w:bCs/>
          <w:iCs/>
          <w:sz w:val="24"/>
          <w:szCs w:val="24"/>
        </w:rPr>
        <w:t>led development of CONOPS,</w:t>
      </w:r>
      <w:r w:rsidRPr="00FE7E6D">
        <w:rPr>
          <w:rFonts w:ascii="Times New Roman" w:hAnsi="Times New Roman"/>
          <w:bCs/>
          <w:iCs/>
          <w:sz w:val="24"/>
          <w:szCs w:val="24"/>
        </w:rPr>
        <w:t xml:space="preserve"> investment analysis and business case development, cost estimation, benefits analysis,</w:t>
      </w:r>
      <w:r w:rsidR="00B043F3">
        <w:rPr>
          <w:rFonts w:ascii="Times New Roman" w:hAnsi="Times New Roman"/>
          <w:bCs/>
          <w:iCs/>
          <w:sz w:val="24"/>
          <w:szCs w:val="24"/>
        </w:rPr>
        <w:t xml:space="preserve"> systems engineering review,</w:t>
      </w:r>
      <w:r w:rsidRPr="00FE7E6D">
        <w:rPr>
          <w:rFonts w:ascii="Times New Roman" w:hAnsi="Times New Roman"/>
          <w:bCs/>
          <w:iCs/>
          <w:sz w:val="24"/>
          <w:szCs w:val="24"/>
        </w:rPr>
        <w:t xml:space="preserve"> scheduling, technical and cost risk assessment, and budget analysis deliverables; provided business case-related systems engineering, requirements, and functional analysis and reviews; led and developed OARS IID BCAR; provided oversight for development of risk adjusted IARD ROM cost estimate and IID LCCE.</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6B7B656B" w14:textId="25587AF7" w:rsidR="00E13183" w:rsidRPr="009122AB" w:rsidRDefault="00E13183" w:rsidP="00E13183">
      <w:pPr>
        <w:pStyle w:val="ListParagraph"/>
        <w:numPr>
          <w:ilvl w:val="0"/>
          <w:numId w:val="2"/>
        </w:numPr>
        <w:spacing w:after="120"/>
        <w:rPr>
          <w:ins w:id="35" w:author="Keith Robertson" w:date="2023-03-14T06:51:00Z"/>
          <w:rFonts w:ascii="Times New Roman" w:hAnsi="Times New Roman"/>
          <w:bCs/>
          <w:iCs/>
          <w:sz w:val="24"/>
          <w:szCs w:val="24"/>
          <w:rPrChange w:id="36" w:author="Keith Robertson" w:date="2023-03-14T07:11:00Z">
            <w:rPr>
              <w:ins w:id="37" w:author="Keith Robertson" w:date="2023-03-14T06:51:00Z"/>
              <w:rFonts w:ascii="Times New Roman" w:hAnsi="Times New Roman"/>
              <w:bCs/>
              <w:iCs/>
            </w:rPr>
          </w:rPrChange>
        </w:rPr>
      </w:pPr>
      <w:bookmarkStart w:id="38" w:name="_Hlk57736292"/>
      <w:ins w:id="39" w:author="Keith Robertson" w:date="2023-03-14T06:51:00Z">
        <w:r w:rsidRPr="009122AB">
          <w:rPr>
            <w:rFonts w:ascii="Times New Roman" w:hAnsi="Times New Roman"/>
            <w:bCs/>
            <w:iCs/>
            <w:sz w:val="24"/>
            <w:szCs w:val="24"/>
            <w:rPrChange w:id="40" w:author="Keith Robertson" w:date="2023-03-14T07:11:00Z">
              <w:rPr>
                <w:rFonts w:ascii="Times New Roman" w:hAnsi="Times New Roman"/>
                <w:bCs/>
                <w:iCs/>
              </w:rPr>
            </w:rPrChange>
          </w:rPr>
          <w:t>Directly supported the TAMR P3 S2 PM as member of core strategy team with strategic planning, scheduling and coordination of technical and administrative tasks and with the development, execution, and identification of solutions to multiple complex technical, business, and programmatic issues.</w:t>
        </w:r>
      </w:ins>
    </w:p>
    <w:p w14:paraId="2783EC4E" w14:textId="1B2CDBC7" w:rsidR="00E13183" w:rsidRPr="009122AB" w:rsidRDefault="00E13183">
      <w:pPr>
        <w:pStyle w:val="ListParagraph"/>
        <w:numPr>
          <w:ilvl w:val="0"/>
          <w:numId w:val="2"/>
        </w:numPr>
        <w:spacing w:after="120"/>
        <w:rPr>
          <w:ins w:id="41" w:author="Keith Robertson" w:date="2023-03-14T06:52:00Z"/>
          <w:rFonts w:ascii="Times New Roman" w:hAnsi="Times New Roman"/>
          <w:bCs/>
          <w:iCs/>
          <w:sz w:val="24"/>
          <w:szCs w:val="24"/>
          <w:rPrChange w:id="42" w:author="Keith Robertson" w:date="2023-03-14T07:11:00Z">
            <w:rPr>
              <w:ins w:id="43" w:author="Keith Robertson" w:date="2023-03-14T06:52:00Z"/>
            </w:rPr>
          </w:rPrChange>
        </w:rPr>
        <w:pPrChange w:id="44" w:author="Keith Robertson" w:date="2023-03-14T06:52:00Z">
          <w:pPr>
            <w:pStyle w:val="ListParagraph"/>
            <w:numPr>
              <w:numId w:val="2"/>
            </w:numPr>
            <w:spacing w:after="0"/>
            <w:ind w:left="360" w:hanging="360"/>
            <w:jc w:val="both"/>
          </w:pPr>
        </w:pPrChange>
      </w:pPr>
      <w:ins w:id="45" w:author="Keith Robertson" w:date="2023-03-14T06:52:00Z">
        <w:r w:rsidRPr="009122AB">
          <w:rPr>
            <w:rFonts w:ascii="Times New Roman" w:hAnsi="Times New Roman"/>
            <w:bCs/>
            <w:iCs/>
            <w:sz w:val="24"/>
            <w:szCs w:val="24"/>
            <w:rPrChange w:id="46" w:author="Keith Robertson" w:date="2023-03-14T07:11:00Z">
              <w:rPr>
                <w:rFonts w:ascii="Times New Roman" w:hAnsi="Times New Roman"/>
                <w:bCs/>
                <w:iCs/>
              </w:rPr>
            </w:rPrChange>
          </w:rPr>
          <w:t>Developed and maintained each investment analysis schedule for Joint Resources Council (JRC) Initial Investment Decision (IID) and Final Investment Decision (FID); completed program strategy and status briefings, and program documentation; supported TAMR P3 S2 PM with program dependencies and interdependencies investment analysis.</w:t>
        </w:r>
      </w:ins>
    </w:p>
    <w:p w14:paraId="22E6B91C" w14:textId="77777777" w:rsidR="00E13183" w:rsidRPr="00E13183" w:rsidRDefault="00B327C3" w:rsidP="003B565A">
      <w:pPr>
        <w:pStyle w:val="ListParagraph"/>
        <w:numPr>
          <w:ilvl w:val="0"/>
          <w:numId w:val="2"/>
        </w:numPr>
        <w:spacing w:after="0"/>
        <w:jc w:val="both"/>
        <w:rPr>
          <w:ins w:id="47" w:author="Keith Robertson" w:date="2023-03-14T06:54:00Z"/>
          <w:rFonts w:ascii="Times New Roman" w:hAnsi="Times New Roman"/>
          <w:sz w:val="24"/>
          <w:szCs w:val="24"/>
          <w:rPrChange w:id="48" w:author="Keith Robertson" w:date="2023-03-14T06:54:00Z">
            <w:rPr>
              <w:ins w:id="49" w:author="Keith Robertson" w:date="2023-03-14T06:54:00Z"/>
              <w:rFonts w:ascii="Times New Roman" w:hAnsi="Times New Roman"/>
              <w:bCs/>
              <w:iCs/>
            </w:rPr>
          </w:rPrChange>
        </w:rPr>
      </w:pPr>
      <w:r w:rsidRPr="00FE7E6D">
        <w:rPr>
          <w:rFonts w:ascii="Times New Roman" w:hAnsi="Times New Roman"/>
          <w:sz w:val="24"/>
          <w:szCs w:val="24"/>
        </w:rPr>
        <w:t xml:space="preserve">Provided business case-related systems engineering, requirements, and functional analysis and reviews for multiple </w:t>
      </w:r>
      <w:r w:rsidR="00F60E1F" w:rsidRPr="00FE7E6D">
        <w:rPr>
          <w:rFonts w:ascii="Times New Roman" w:hAnsi="Times New Roman"/>
          <w:sz w:val="24"/>
          <w:szCs w:val="24"/>
        </w:rPr>
        <w:t>Terminal Automation Modernization and Replacement (TAMR)</w:t>
      </w:r>
      <w:r w:rsidRPr="00FE7E6D">
        <w:rPr>
          <w:rFonts w:ascii="Times New Roman" w:hAnsi="Times New Roman"/>
          <w:sz w:val="24"/>
          <w:szCs w:val="24"/>
        </w:rPr>
        <w:t xml:space="preserve"> (STARS, TAMRp3s1, TAMRp3s2) investment decisions.</w:t>
      </w:r>
      <w:ins w:id="50" w:author="Keith Robertson" w:date="2023-03-14T06:54:00Z">
        <w:r w:rsidR="00E13183" w:rsidRPr="00E13183">
          <w:rPr>
            <w:rFonts w:ascii="Times New Roman" w:hAnsi="Times New Roman"/>
            <w:bCs/>
            <w:iCs/>
          </w:rPr>
          <w:t xml:space="preserve"> </w:t>
        </w:r>
      </w:ins>
    </w:p>
    <w:p w14:paraId="5988538F" w14:textId="482B4D0D" w:rsidR="00FE3413" w:rsidRPr="009122AB" w:rsidRDefault="00E13183" w:rsidP="003B565A">
      <w:pPr>
        <w:pStyle w:val="ListParagraph"/>
        <w:numPr>
          <w:ilvl w:val="0"/>
          <w:numId w:val="2"/>
        </w:numPr>
        <w:spacing w:after="0"/>
        <w:jc w:val="both"/>
        <w:rPr>
          <w:ins w:id="51" w:author="Keith Robertson" w:date="2023-03-14T06:53:00Z"/>
          <w:rFonts w:ascii="Times New Roman" w:hAnsi="Times New Roman"/>
          <w:sz w:val="24"/>
          <w:szCs w:val="24"/>
        </w:rPr>
      </w:pPr>
      <w:ins w:id="52" w:author="Keith Robertson" w:date="2023-03-14T06:54:00Z">
        <w:r w:rsidRPr="009122AB">
          <w:rPr>
            <w:rFonts w:ascii="Times New Roman" w:hAnsi="Times New Roman"/>
            <w:bCs/>
            <w:iCs/>
            <w:sz w:val="24"/>
            <w:szCs w:val="24"/>
            <w:rPrChange w:id="53" w:author="Keith Robertson" w:date="2023-03-14T07:11:00Z">
              <w:rPr>
                <w:rFonts w:ascii="Times New Roman" w:hAnsi="Times New Roman"/>
                <w:bCs/>
                <w:iCs/>
              </w:rPr>
            </w:rPrChange>
          </w:rPr>
          <w:t xml:space="preserve">Led development of </w:t>
        </w:r>
        <w:proofErr w:type="gramStart"/>
        <w:r w:rsidRPr="009122AB">
          <w:rPr>
            <w:rFonts w:ascii="Times New Roman" w:hAnsi="Times New Roman"/>
            <w:bCs/>
            <w:iCs/>
            <w:sz w:val="24"/>
            <w:szCs w:val="24"/>
            <w:rPrChange w:id="54" w:author="Keith Robertson" w:date="2023-03-14T07:11:00Z">
              <w:rPr>
                <w:rFonts w:ascii="Times New Roman" w:hAnsi="Times New Roman"/>
                <w:bCs/>
                <w:iCs/>
              </w:rPr>
            </w:rPrChange>
          </w:rPr>
          <w:t>risk-adjusted</w:t>
        </w:r>
        <w:proofErr w:type="gramEnd"/>
        <w:r w:rsidRPr="009122AB">
          <w:rPr>
            <w:rFonts w:ascii="Times New Roman" w:hAnsi="Times New Roman"/>
            <w:bCs/>
            <w:iCs/>
            <w:sz w:val="24"/>
            <w:szCs w:val="24"/>
            <w:rPrChange w:id="55" w:author="Keith Robertson" w:date="2023-03-14T07:11:00Z">
              <w:rPr>
                <w:rFonts w:ascii="Times New Roman" w:hAnsi="Times New Roman"/>
                <w:bCs/>
                <w:iCs/>
              </w:rPr>
            </w:rPrChange>
          </w:rPr>
          <w:t xml:space="preserve"> LCCEs for IID and FID; developed TAMR P3 S2 Business Case Analysis Report (BCAR); supported development of program Independent Government Cost Estimate (IGCE); developed program Cost Estimation Plan (CEP</w:t>
        </w:r>
      </w:ins>
    </w:p>
    <w:p w14:paraId="1E50D759" w14:textId="2322A10B" w:rsidR="00E13183" w:rsidRPr="009122AB" w:rsidRDefault="00E13183">
      <w:pPr>
        <w:pStyle w:val="ListParagraph"/>
        <w:numPr>
          <w:ilvl w:val="0"/>
          <w:numId w:val="2"/>
        </w:numPr>
        <w:spacing w:after="120"/>
        <w:rPr>
          <w:rFonts w:ascii="Times New Roman" w:hAnsi="Times New Roman"/>
          <w:bCs/>
          <w:iCs/>
          <w:sz w:val="24"/>
          <w:szCs w:val="24"/>
          <w:rPrChange w:id="56" w:author="Keith Robertson" w:date="2023-03-14T07:11:00Z">
            <w:rPr/>
          </w:rPrChange>
        </w:rPr>
        <w:pPrChange w:id="57" w:author="Keith Robertson" w:date="2023-03-14T06:53:00Z">
          <w:pPr>
            <w:pStyle w:val="ListParagraph"/>
            <w:numPr>
              <w:numId w:val="2"/>
            </w:numPr>
            <w:spacing w:after="0"/>
            <w:ind w:left="360" w:hanging="360"/>
            <w:jc w:val="both"/>
          </w:pPr>
        </w:pPrChange>
      </w:pPr>
      <w:ins w:id="58" w:author="Keith Robertson" w:date="2023-03-14T06:53:00Z">
        <w:r w:rsidRPr="009122AB">
          <w:rPr>
            <w:rFonts w:ascii="Times New Roman" w:hAnsi="Times New Roman"/>
            <w:bCs/>
            <w:iCs/>
            <w:sz w:val="24"/>
            <w:szCs w:val="24"/>
            <w:rPrChange w:id="59" w:author="Keith Robertson" w:date="2023-03-14T07:11:00Z">
              <w:rPr>
                <w:rFonts w:ascii="Times New Roman" w:hAnsi="Times New Roman"/>
                <w:bCs/>
                <w:iCs/>
              </w:rPr>
            </w:rPrChange>
          </w:rPr>
          <w:t>Supported TAMR P3 S2 Business Manager with development of RPDs, annual budget formulation workbook, spend plan development, and CAPP reports; developed multiple stakeholder briefings for TAMR P3 S2 PM and Business Manager.</w:t>
        </w:r>
      </w:ins>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bookmarkEnd w:id="38"/>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1E8B9282" w14:textId="431FC5E7" w:rsidR="00B269A4" w:rsidRPr="00FE7E6D" w:rsidRDefault="001D2F28" w:rsidP="003B565A">
      <w:pPr>
        <w:pStyle w:val="ListParagraph"/>
        <w:numPr>
          <w:ilvl w:val="0"/>
          <w:numId w:val="3"/>
        </w:numPr>
        <w:tabs>
          <w:tab w:val="right" w:pos="10800"/>
        </w:tabs>
        <w:spacing w:after="120"/>
        <w:jc w:val="both"/>
        <w:rPr>
          <w:rFonts w:ascii="Times New Roman" w:hAnsi="Times New Roman"/>
          <w:sz w:val="24"/>
          <w:szCs w:val="24"/>
        </w:rPr>
      </w:pPr>
      <w:r w:rsidRPr="00FE7E6D">
        <w:rPr>
          <w:rFonts w:ascii="Times New Roman" w:hAnsi="Times New Roman"/>
          <w:sz w:val="24"/>
          <w:szCs w:val="24"/>
        </w:rPr>
        <w:t>Developed business strategies and strategic planning for nonprofit organizations to facilitate improved alignment, process improvement, market research, and financial modeling</w:t>
      </w:r>
      <w:r w:rsidR="006B61A8" w:rsidRPr="00FE7E6D">
        <w:rPr>
          <w:rFonts w:ascii="Times New Roman" w:hAnsi="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2B4DCCCD" w14:textId="7007AB73" w:rsidR="00B269A4" w:rsidRPr="00FE7E6D" w:rsidRDefault="00EE1CF7" w:rsidP="003B565A">
      <w:pPr>
        <w:pStyle w:val="ListParagraph"/>
        <w:numPr>
          <w:ilvl w:val="0"/>
          <w:numId w:val="3"/>
        </w:numPr>
        <w:spacing w:after="120"/>
        <w:jc w:val="both"/>
        <w:rPr>
          <w:rFonts w:ascii="Times New Roman" w:hAnsi="Times New Roman"/>
          <w:sz w:val="24"/>
          <w:szCs w:val="24"/>
        </w:rPr>
      </w:pPr>
      <w:r w:rsidRPr="00FE7E6D">
        <w:rPr>
          <w:rFonts w:ascii="Times New Roman" w:hAnsi="Times New Roman"/>
          <w:sz w:val="24"/>
          <w:szCs w:val="24"/>
        </w:rPr>
        <w:t>R</w:t>
      </w:r>
      <w:r w:rsidR="006B61A8" w:rsidRPr="00FE7E6D">
        <w:rPr>
          <w:rFonts w:ascii="Times New Roman" w:hAnsi="Times New Roman"/>
          <w:sz w:val="24"/>
          <w:szCs w:val="24"/>
        </w:rPr>
        <w:t xml:space="preserve">eviewed budget justifications and performance management on OMB Exhibit 300s and Exhibit 53s for </w:t>
      </w:r>
      <w:r w:rsidRPr="00FE7E6D">
        <w:rPr>
          <w:rFonts w:ascii="Times New Roman" w:hAnsi="Times New Roman"/>
          <w:sz w:val="24"/>
          <w:szCs w:val="24"/>
        </w:rPr>
        <w:t xml:space="preserve">FAA Information &amp; Technology (AIT) senior management. </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49592062" w14:textId="531C57D4" w:rsidR="00B269A4" w:rsidRPr="00FE7E6D" w:rsidRDefault="008B3F04" w:rsidP="003B565A">
      <w:pPr>
        <w:pStyle w:val="ListParagraph"/>
        <w:numPr>
          <w:ilvl w:val="0"/>
          <w:numId w:val="3"/>
        </w:numPr>
        <w:spacing w:after="0"/>
        <w:jc w:val="both"/>
        <w:rPr>
          <w:rFonts w:ascii="Times New Roman" w:hAnsi="Times New Roman"/>
          <w:bCs/>
          <w:iCs/>
          <w:sz w:val="24"/>
          <w:szCs w:val="24"/>
        </w:rPr>
      </w:pPr>
      <w:r w:rsidRPr="00FE7E6D">
        <w:rPr>
          <w:rFonts w:ascii="Times New Roman" w:hAnsi="Times New Roman"/>
          <w:bCs/>
          <w:iCs/>
          <w:sz w:val="24"/>
          <w:szCs w:val="24"/>
        </w:rPr>
        <w:t>Performed cost assessments and established business goals, cost reduction plans, and improvements.</w:t>
      </w:r>
      <w:r w:rsidR="00710864" w:rsidRPr="00FE7E6D">
        <w:rPr>
          <w:rFonts w:ascii="Times New Roman" w:hAnsi="Times New Roman"/>
          <w:bCs/>
          <w:iCs/>
          <w:sz w:val="24"/>
          <w:szCs w:val="24"/>
        </w:rPr>
        <w:t xml:space="preserve"> </w:t>
      </w:r>
      <w:r w:rsidRPr="00FE7E6D">
        <w:rPr>
          <w:rFonts w:ascii="Times New Roman" w:hAnsi="Times New Roman"/>
          <w:bCs/>
          <w:iCs/>
          <w:sz w:val="24"/>
          <w:szCs w:val="24"/>
        </w:rPr>
        <w:t>Tracked team schedule, performance, and costs against plans, increasing revenue for team target markets.</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32899C86" w14:textId="3B7F35F6" w:rsidR="00DD59B5" w:rsidRDefault="001C4EC2" w:rsidP="003B565A">
      <w:pPr>
        <w:pStyle w:val="ListParagraph"/>
        <w:numPr>
          <w:ilvl w:val="0"/>
          <w:numId w:val="3"/>
        </w:numPr>
        <w:suppressAutoHyphens/>
        <w:spacing w:after="0" w:line="240" w:lineRule="auto"/>
        <w:jc w:val="both"/>
        <w:rPr>
          <w:rFonts w:ascii="Times New Roman" w:hAnsi="Times New Roman"/>
          <w:sz w:val="24"/>
          <w:szCs w:val="24"/>
        </w:rPr>
      </w:pPr>
      <w:r w:rsidRPr="00FE7E6D">
        <w:rPr>
          <w:rFonts w:ascii="Times New Roman" w:hAnsi="Times New Roman"/>
          <w:sz w:val="24"/>
          <w:szCs w:val="24"/>
        </w:rPr>
        <w:t>Analyst for boutique firm specializing in publicly traded regional small capitalization and technology companies.</w:t>
      </w:r>
      <w:r w:rsidR="00314110" w:rsidRPr="00FE7E6D">
        <w:rPr>
          <w:rFonts w:ascii="Times New Roman" w:hAnsi="Times New Roman"/>
          <w:sz w:val="24"/>
          <w:szCs w:val="24"/>
        </w:rPr>
        <w:t xml:space="preserve"> </w:t>
      </w:r>
      <w:r w:rsidRPr="00FE7E6D">
        <w:rPr>
          <w:rFonts w:ascii="Times New Roman" w:hAnsi="Times New Roman"/>
          <w:sz w:val="24"/>
          <w:szCs w:val="24"/>
        </w:rPr>
        <w:t>Developed risk/return investment models and quantitative cost benefit company analysis</w:t>
      </w:r>
      <w:r w:rsidR="00314110" w:rsidRPr="00FE7E6D">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DF187A" w:rsidRPr="00546530" w14:paraId="6CD86178" w14:textId="77777777" w:rsidTr="00521A21">
        <w:tc>
          <w:tcPr>
            <w:tcW w:w="3116" w:type="dxa"/>
          </w:tcPr>
          <w:p w14:paraId="3E6AD30B" w14:textId="7119E77C" w:rsidR="00DF187A" w:rsidRPr="00546530" w:rsidRDefault="00DF187A" w:rsidP="003F02AE">
            <w:pPr>
              <w:tabs>
                <w:tab w:val="right" w:pos="9360"/>
              </w:tabs>
              <w:spacing w:after="40"/>
              <w:ind w:left="-120"/>
              <w:rPr>
                <w:rFonts w:ascii="Times New Roman" w:hAnsi="Times New Roman" w:cs="Times New Roman"/>
                <w:b/>
                <w:bCs/>
                <w:sz w:val="24"/>
                <w:szCs w:val="24"/>
              </w:rPr>
            </w:pPr>
            <w:r>
              <w:rPr>
                <w:rFonts w:ascii="Times New Roman" w:hAnsi="Times New Roman"/>
                <w:b/>
                <w:iCs/>
                <w:sz w:val="24"/>
                <w:szCs w:val="24"/>
              </w:rPr>
              <w:t>Consultant</w:t>
            </w:r>
          </w:p>
        </w:tc>
        <w:tc>
          <w:tcPr>
            <w:tcW w:w="3117" w:type="dxa"/>
          </w:tcPr>
          <w:p w14:paraId="3BDB7790" w14:textId="77777777" w:rsidR="00DF187A"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DMG, Inc.</w:t>
            </w:r>
          </w:p>
          <w:p w14:paraId="6006530A" w14:textId="5CB81402" w:rsidR="00DF187A" w:rsidRPr="00546530"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Alexandria, VA</w:t>
            </w:r>
          </w:p>
        </w:tc>
        <w:tc>
          <w:tcPr>
            <w:tcW w:w="3117" w:type="dxa"/>
          </w:tcPr>
          <w:p w14:paraId="6DAC7D53" w14:textId="46D681AB" w:rsidR="00DF187A" w:rsidRPr="00546530" w:rsidRDefault="00DF187A" w:rsidP="00521A2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w:t>
            </w:r>
            <w:r>
              <w:rPr>
                <w:rFonts w:ascii="Times New Roman" w:hAnsi="Times New Roman"/>
                <w:b/>
                <w:iCs/>
                <w:sz w:val="24"/>
                <w:szCs w:val="24"/>
              </w:rPr>
              <w:t>1</w:t>
            </w:r>
            <w:r w:rsidRPr="00546530">
              <w:rPr>
                <w:rFonts w:ascii="Times New Roman" w:hAnsi="Times New Roman"/>
                <w:b/>
                <w:iCs/>
                <w:sz w:val="24"/>
                <w:szCs w:val="24"/>
              </w:rPr>
              <w:t>/0</w:t>
            </w:r>
            <w:r>
              <w:rPr>
                <w:rFonts w:ascii="Times New Roman" w:hAnsi="Times New Roman"/>
                <w:b/>
                <w:iCs/>
                <w:sz w:val="24"/>
                <w:szCs w:val="24"/>
              </w:rPr>
              <w:t>1</w:t>
            </w:r>
            <w:r w:rsidRPr="00546530">
              <w:rPr>
                <w:rFonts w:ascii="Times New Roman" w:hAnsi="Times New Roman"/>
                <w:b/>
                <w:iCs/>
                <w:sz w:val="24"/>
                <w:szCs w:val="24"/>
              </w:rPr>
              <w:t xml:space="preserve"> </w:t>
            </w:r>
            <w:r>
              <w:rPr>
                <w:rFonts w:ascii="Times New Roman" w:hAnsi="Times New Roman" w:cs="Times New Roman"/>
                <w:sz w:val="24"/>
                <w:szCs w:val="24"/>
              </w:rPr>
              <w:t>–</w:t>
            </w:r>
            <w:r w:rsidRPr="00546530">
              <w:rPr>
                <w:rFonts w:ascii="Times New Roman" w:hAnsi="Times New Roman" w:cs="Times New Roman"/>
                <w:sz w:val="24"/>
                <w:szCs w:val="24"/>
              </w:rPr>
              <w:t xml:space="preserve"> </w:t>
            </w:r>
            <w:r>
              <w:rPr>
                <w:rFonts w:ascii="Times New Roman" w:hAnsi="Times New Roman"/>
                <w:b/>
                <w:iCs/>
                <w:sz w:val="24"/>
                <w:szCs w:val="24"/>
              </w:rPr>
              <w:t>1995/08</w:t>
            </w:r>
          </w:p>
          <w:p w14:paraId="0D50B910" w14:textId="7D43EDA0" w:rsidR="00DF187A" w:rsidRPr="00546530" w:rsidRDefault="00DF187A" w:rsidP="00521A2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Pr="00546530">
              <w:rPr>
                <w:rFonts w:ascii="Times New Roman" w:hAnsi="Times New Roman" w:cs="Times New Roman"/>
                <w:sz w:val="24"/>
                <w:szCs w:val="24"/>
              </w:rPr>
              <w:t xml:space="preserve"> Yrs, </w:t>
            </w:r>
            <w:r>
              <w:rPr>
                <w:rFonts w:ascii="Times New Roman" w:hAnsi="Times New Roman" w:cs="Times New Roman"/>
                <w:sz w:val="24"/>
                <w:szCs w:val="24"/>
              </w:rPr>
              <w:t>7</w:t>
            </w:r>
            <w:r w:rsidRPr="00546530">
              <w:rPr>
                <w:rFonts w:ascii="Times New Roman" w:hAnsi="Times New Roman" w:cs="Times New Roman"/>
                <w:sz w:val="24"/>
                <w:szCs w:val="24"/>
              </w:rPr>
              <w:t xml:space="preserve"> Mos</w:t>
            </w:r>
          </w:p>
        </w:tc>
      </w:tr>
    </w:tbl>
    <w:p w14:paraId="526D2FBE" w14:textId="23C3A1BF" w:rsidR="00DF187A" w:rsidRPr="003F02AE" w:rsidRDefault="00DF187A" w:rsidP="003F02AE">
      <w:pPr>
        <w:pStyle w:val="ListParagraph"/>
        <w:numPr>
          <w:ilvl w:val="0"/>
          <w:numId w:val="3"/>
        </w:numPr>
        <w:suppressAutoHyphens/>
        <w:spacing w:after="0" w:line="240" w:lineRule="auto"/>
        <w:jc w:val="both"/>
        <w:rPr>
          <w:rFonts w:ascii="Times New Roman" w:hAnsi="Times New Roman"/>
          <w:sz w:val="24"/>
          <w:szCs w:val="24"/>
        </w:rPr>
      </w:pPr>
      <w:r w:rsidRPr="003F02AE">
        <w:rPr>
          <w:rFonts w:ascii="Times New Roman" w:hAnsi="Times New Roman"/>
          <w:sz w:val="24"/>
          <w:szCs w:val="24"/>
        </w:rPr>
        <w:t>Implemented financial modeling, cost benefit analysis, forecasting, trend analysis, and return on investment statistical techniques to develop industry metrics and forecasting.</w:t>
      </w:r>
    </w:p>
    <w:tbl>
      <w:tblPr>
        <w:tblpPr w:leftFromText="180" w:rightFromText="180" w:vertAnchor="text" w:horzAnchor="margin" w:tblpY="8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3B565A" w:rsidRPr="00546530" w14:paraId="1FD00DFC" w14:textId="77777777" w:rsidTr="003B565A">
        <w:trPr>
          <w:trHeight w:val="221"/>
        </w:trPr>
        <w:tc>
          <w:tcPr>
            <w:tcW w:w="3145" w:type="dxa"/>
            <w:shd w:val="clear" w:color="auto" w:fill="E7E7E7"/>
          </w:tcPr>
          <w:p w14:paraId="354D4E98" w14:textId="77777777" w:rsidR="003B565A" w:rsidRPr="00546530" w:rsidRDefault="003B565A" w:rsidP="003B565A">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71CCE5BF" w14:textId="77777777" w:rsidR="003B565A" w:rsidRPr="00546530" w:rsidRDefault="003B565A" w:rsidP="003B565A">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5C96C9FE" w14:textId="77777777" w:rsidR="003B565A" w:rsidRPr="00546530" w:rsidRDefault="003B565A" w:rsidP="003B565A">
            <w:pPr>
              <w:suppressAutoHyphens/>
              <w:spacing w:after="0" w:line="240" w:lineRule="auto"/>
              <w:jc w:val="right"/>
              <w:rPr>
                <w:rFonts w:ascii="Times New Roman" w:eastAsia="Times New Roman" w:hAnsi="Times New Roman" w:cs="Times New Roman"/>
                <w:sz w:val="24"/>
                <w:szCs w:val="24"/>
                <w:lang w:bidi="en-US"/>
              </w:rPr>
            </w:pPr>
          </w:p>
        </w:tc>
      </w:tr>
      <w:tr w:rsidR="003B565A" w:rsidRPr="00546530" w14:paraId="1745CC67" w14:textId="77777777" w:rsidTr="003B565A">
        <w:trPr>
          <w:trHeight w:val="581"/>
        </w:trPr>
        <w:tc>
          <w:tcPr>
            <w:tcW w:w="3145" w:type="dxa"/>
          </w:tcPr>
          <w:p w14:paraId="0BB547E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Pr>
                <w:rFonts w:ascii="Times New Roman" w:hAnsi="Times New Roman"/>
                <w:bCs/>
              </w:rPr>
              <w:t>MBA</w:t>
            </w:r>
            <w:r w:rsidRPr="00546530">
              <w:rPr>
                <w:rFonts w:ascii="Times New Roman" w:hAnsi="Times New Roman"/>
                <w:bCs/>
              </w:rPr>
              <w:t>, Focus Areas in Finance and Strategic Consulting</w:t>
            </w:r>
          </w:p>
        </w:tc>
        <w:tc>
          <w:tcPr>
            <w:tcW w:w="3150" w:type="dxa"/>
          </w:tcPr>
          <w:p w14:paraId="44951E99"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College Park, MD</w:t>
            </w:r>
          </w:p>
        </w:tc>
        <w:tc>
          <w:tcPr>
            <w:tcW w:w="3060" w:type="dxa"/>
          </w:tcPr>
          <w:p w14:paraId="27C3A2B5"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2008</w:t>
            </w:r>
          </w:p>
        </w:tc>
      </w:tr>
      <w:tr w:rsidR="003B565A" w:rsidRPr="00546530" w14:paraId="3B2A523D" w14:textId="77777777" w:rsidTr="003B565A">
        <w:trPr>
          <w:trHeight w:val="612"/>
        </w:trPr>
        <w:tc>
          <w:tcPr>
            <w:tcW w:w="3145" w:type="dxa"/>
          </w:tcPr>
          <w:p w14:paraId="6BBF4C4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24DF31B7"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 Baltimore, MD</w:t>
            </w:r>
          </w:p>
        </w:tc>
        <w:tc>
          <w:tcPr>
            <w:tcW w:w="3060" w:type="dxa"/>
          </w:tcPr>
          <w:p w14:paraId="21830A2E"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bl>
    <w:p w14:paraId="535935DB" w14:textId="6EF4A2B8" w:rsidR="003B565A" w:rsidRPr="00DF4A2F" w:rsidRDefault="003B565A" w:rsidP="003B565A">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Pr>
          <w:rFonts w:ascii="Times New Roman" w:hAnsi="Times New Roman" w:cs="Times New Roman"/>
          <w:sz w:val="24"/>
          <w:szCs w:val="24"/>
          <w:u w:val="single"/>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2073E834" w14:textId="7DA432C4" w:rsidR="003B565A" w:rsidRPr="001D09E0" w:rsidRDefault="003B565A" w:rsidP="003B565A">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12/20/2021</w:t>
      </w:r>
    </w:p>
    <w:sectPr w:rsidR="003B565A"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5CB78" w14:textId="77777777" w:rsidR="00415D7E" w:rsidRDefault="00415D7E" w:rsidP="001D09E0">
      <w:pPr>
        <w:spacing w:after="0" w:line="240" w:lineRule="auto"/>
      </w:pPr>
      <w:r>
        <w:separator/>
      </w:r>
    </w:p>
  </w:endnote>
  <w:endnote w:type="continuationSeparator" w:id="0">
    <w:p w14:paraId="1F02466D" w14:textId="77777777" w:rsidR="00415D7E" w:rsidRDefault="00415D7E"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0252E" w14:textId="77777777" w:rsidR="00415D7E" w:rsidRDefault="00415D7E" w:rsidP="001D09E0">
      <w:pPr>
        <w:spacing w:after="0" w:line="240" w:lineRule="auto"/>
      </w:pPr>
      <w:r>
        <w:separator/>
      </w:r>
    </w:p>
  </w:footnote>
  <w:footnote w:type="continuationSeparator" w:id="0">
    <w:p w14:paraId="45C5FBA0" w14:textId="77777777" w:rsidR="00415D7E" w:rsidRDefault="00415D7E"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A4702"/>
    <w:multiLevelType w:val="hybridMultilevel"/>
    <w:tmpl w:val="C89ED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3021B1"/>
    <w:multiLevelType w:val="hybridMultilevel"/>
    <w:tmpl w:val="33524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DF96C86"/>
    <w:multiLevelType w:val="hybridMultilevel"/>
    <w:tmpl w:val="83980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AC0586"/>
    <w:multiLevelType w:val="hybridMultilevel"/>
    <w:tmpl w:val="16F4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3192396">
    <w:abstractNumId w:val="1"/>
  </w:num>
  <w:num w:numId="2" w16cid:durableId="322853743">
    <w:abstractNumId w:val="3"/>
  </w:num>
  <w:num w:numId="3" w16cid:durableId="1645965290">
    <w:abstractNumId w:val="2"/>
  </w:num>
  <w:num w:numId="4" w16cid:durableId="20016922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ith Robertson">
    <w15:presenceInfo w15:providerId="AD" w15:userId="S::krobertson@cobec.com::7611fea5-c75d-431d-82f1-bf926b8508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22C60"/>
    <w:rsid w:val="000D4891"/>
    <w:rsid w:val="000E0611"/>
    <w:rsid w:val="000E5CCD"/>
    <w:rsid w:val="00116D31"/>
    <w:rsid w:val="00125605"/>
    <w:rsid w:val="00130430"/>
    <w:rsid w:val="00146C76"/>
    <w:rsid w:val="001526E2"/>
    <w:rsid w:val="001712C2"/>
    <w:rsid w:val="00173162"/>
    <w:rsid w:val="001C4EC2"/>
    <w:rsid w:val="001C688F"/>
    <w:rsid w:val="001D09E0"/>
    <w:rsid w:val="001D2F28"/>
    <w:rsid w:val="001D382F"/>
    <w:rsid w:val="001D5693"/>
    <w:rsid w:val="001D6408"/>
    <w:rsid w:val="001D7D82"/>
    <w:rsid w:val="00205CE3"/>
    <w:rsid w:val="00240F4A"/>
    <w:rsid w:val="00243EA3"/>
    <w:rsid w:val="00250CC7"/>
    <w:rsid w:val="0026212A"/>
    <w:rsid w:val="002624D1"/>
    <w:rsid w:val="002650B5"/>
    <w:rsid w:val="002663FE"/>
    <w:rsid w:val="002706CC"/>
    <w:rsid w:val="0027730B"/>
    <w:rsid w:val="00282C08"/>
    <w:rsid w:val="002D5462"/>
    <w:rsid w:val="002D77FE"/>
    <w:rsid w:val="002F5D1A"/>
    <w:rsid w:val="00300684"/>
    <w:rsid w:val="00304DCF"/>
    <w:rsid w:val="00314110"/>
    <w:rsid w:val="00326E88"/>
    <w:rsid w:val="0033778D"/>
    <w:rsid w:val="003A429A"/>
    <w:rsid w:val="003A487F"/>
    <w:rsid w:val="003B4517"/>
    <w:rsid w:val="003B565A"/>
    <w:rsid w:val="003E30C6"/>
    <w:rsid w:val="003F02AE"/>
    <w:rsid w:val="004015FB"/>
    <w:rsid w:val="00415D7E"/>
    <w:rsid w:val="00452375"/>
    <w:rsid w:val="0045334C"/>
    <w:rsid w:val="0046397A"/>
    <w:rsid w:val="00467637"/>
    <w:rsid w:val="004750E3"/>
    <w:rsid w:val="00486CBD"/>
    <w:rsid w:val="004A7012"/>
    <w:rsid w:val="004C76BA"/>
    <w:rsid w:val="004C785E"/>
    <w:rsid w:val="004E5AC1"/>
    <w:rsid w:val="00546530"/>
    <w:rsid w:val="00562BDD"/>
    <w:rsid w:val="00570C81"/>
    <w:rsid w:val="00584D7C"/>
    <w:rsid w:val="005D2998"/>
    <w:rsid w:val="005F119B"/>
    <w:rsid w:val="005F3891"/>
    <w:rsid w:val="005F3FD2"/>
    <w:rsid w:val="006116D4"/>
    <w:rsid w:val="00616301"/>
    <w:rsid w:val="00630774"/>
    <w:rsid w:val="00651084"/>
    <w:rsid w:val="00653FA6"/>
    <w:rsid w:val="00654838"/>
    <w:rsid w:val="0069028C"/>
    <w:rsid w:val="006B4D2F"/>
    <w:rsid w:val="006B61A8"/>
    <w:rsid w:val="006C1919"/>
    <w:rsid w:val="006D662E"/>
    <w:rsid w:val="006F2130"/>
    <w:rsid w:val="00706E95"/>
    <w:rsid w:val="00710864"/>
    <w:rsid w:val="0073135A"/>
    <w:rsid w:val="00740B4C"/>
    <w:rsid w:val="007453F9"/>
    <w:rsid w:val="00751986"/>
    <w:rsid w:val="00752B0A"/>
    <w:rsid w:val="00760BC0"/>
    <w:rsid w:val="007B05F6"/>
    <w:rsid w:val="007B4E58"/>
    <w:rsid w:val="007D0FA4"/>
    <w:rsid w:val="007F2165"/>
    <w:rsid w:val="007F26BB"/>
    <w:rsid w:val="007F4459"/>
    <w:rsid w:val="00887CE8"/>
    <w:rsid w:val="0089203B"/>
    <w:rsid w:val="008A3CBD"/>
    <w:rsid w:val="008B3F04"/>
    <w:rsid w:val="008B7322"/>
    <w:rsid w:val="008D61B6"/>
    <w:rsid w:val="008F0375"/>
    <w:rsid w:val="00903D6F"/>
    <w:rsid w:val="009122AB"/>
    <w:rsid w:val="00922FBC"/>
    <w:rsid w:val="00932A33"/>
    <w:rsid w:val="009340CC"/>
    <w:rsid w:val="009E5293"/>
    <w:rsid w:val="00A07A3C"/>
    <w:rsid w:val="00A51B6E"/>
    <w:rsid w:val="00A728D6"/>
    <w:rsid w:val="00A92197"/>
    <w:rsid w:val="00AB2B35"/>
    <w:rsid w:val="00AC70C3"/>
    <w:rsid w:val="00AF1D40"/>
    <w:rsid w:val="00AF1E63"/>
    <w:rsid w:val="00AF4A3F"/>
    <w:rsid w:val="00AF602F"/>
    <w:rsid w:val="00AF66BE"/>
    <w:rsid w:val="00B043F3"/>
    <w:rsid w:val="00B04A9B"/>
    <w:rsid w:val="00B058AB"/>
    <w:rsid w:val="00B077B2"/>
    <w:rsid w:val="00B269A4"/>
    <w:rsid w:val="00B327C3"/>
    <w:rsid w:val="00B4379F"/>
    <w:rsid w:val="00B611CC"/>
    <w:rsid w:val="00B62C8F"/>
    <w:rsid w:val="00B8256F"/>
    <w:rsid w:val="00BA586F"/>
    <w:rsid w:val="00BB700C"/>
    <w:rsid w:val="00BC30E5"/>
    <w:rsid w:val="00BD2515"/>
    <w:rsid w:val="00BD7A33"/>
    <w:rsid w:val="00C16E5A"/>
    <w:rsid w:val="00C42B10"/>
    <w:rsid w:val="00C769E3"/>
    <w:rsid w:val="00CC2C1C"/>
    <w:rsid w:val="00D55EB7"/>
    <w:rsid w:val="00D66918"/>
    <w:rsid w:val="00D738A0"/>
    <w:rsid w:val="00D94811"/>
    <w:rsid w:val="00D94F1E"/>
    <w:rsid w:val="00DA16C1"/>
    <w:rsid w:val="00DA2E36"/>
    <w:rsid w:val="00DB12D7"/>
    <w:rsid w:val="00DD59B5"/>
    <w:rsid w:val="00DD5F25"/>
    <w:rsid w:val="00DF187A"/>
    <w:rsid w:val="00DF4A2F"/>
    <w:rsid w:val="00E12502"/>
    <w:rsid w:val="00E13183"/>
    <w:rsid w:val="00E253EA"/>
    <w:rsid w:val="00E53105"/>
    <w:rsid w:val="00E5352A"/>
    <w:rsid w:val="00EE1CF7"/>
    <w:rsid w:val="00F21060"/>
    <w:rsid w:val="00F23B42"/>
    <w:rsid w:val="00F2718B"/>
    <w:rsid w:val="00F52ED2"/>
    <w:rsid w:val="00F54283"/>
    <w:rsid w:val="00F60E1F"/>
    <w:rsid w:val="00F659C2"/>
    <w:rsid w:val="00F803E9"/>
    <w:rsid w:val="00FA69C1"/>
    <w:rsid w:val="00FD0B3E"/>
    <w:rsid w:val="00FD0ED4"/>
    <w:rsid w:val="00FD2EAB"/>
    <w:rsid w:val="00FE3413"/>
    <w:rsid w:val="00FE7E6D"/>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F4459"/>
    <w:pPr>
      <w:spacing w:after="0" w:line="240" w:lineRule="auto"/>
    </w:pPr>
  </w:style>
  <w:style w:type="paragraph" w:styleId="ListParagraph">
    <w:name w:val="List Paragraph"/>
    <w:basedOn w:val="Normal"/>
    <w:uiPriority w:val="34"/>
    <w:qFormat/>
    <w:rsid w:val="00FE3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0BEDA6-8C40-44E7-B8D9-EC9F9DBE1D32}"/>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f8cf21f5-1330-4a3c-8ae1-67e4d48b7c28"/>
    <ds:schemaRef ds:uri="http://www.w3.org/XML/1998/namespace"/>
  </ds:schemaRefs>
</ds:datastoreItem>
</file>

<file path=customXml/itemProps3.xml><?xml version="1.0" encoding="utf-8"?>
<ds:datastoreItem xmlns:ds="http://schemas.openxmlformats.org/officeDocument/2006/customXml" ds:itemID="{E7FE717C-41AE-4A59-B285-84EDF72F4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Jack Hom</cp:lastModifiedBy>
  <cp:revision>2</cp:revision>
  <dcterms:created xsi:type="dcterms:W3CDTF">2023-03-14T13:43:00Z</dcterms:created>
  <dcterms:modified xsi:type="dcterms:W3CDTF">2023-03-14T13:43:00Z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90200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